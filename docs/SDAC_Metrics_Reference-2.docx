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137B" w14:textId="77777777" w:rsidR="00EC0BBD" w:rsidRDefault="006602E2">
      <w:pPr>
        <w:jc w:val="center"/>
      </w:pPr>
      <w:r>
        <w:rPr>
          <w:b/>
          <w:bCs/>
          <w:color w:val="1E3A5F"/>
          <w:sz w:val="48"/>
          <w:szCs w:val="48"/>
        </w:rPr>
        <w:t>SDAC Framework</w:t>
      </w:r>
    </w:p>
    <w:p w14:paraId="6DB9E200" w14:textId="77777777" w:rsidR="00EC0BBD" w:rsidRDefault="006602E2">
      <w:pPr>
        <w:spacing w:after="400"/>
        <w:jc w:val="center"/>
      </w:pPr>
      <w:r>
        <w:rPr>
          <w:color w:val="666666"/>
          <w:sz w:val="32"/>
          <w:szCs w:val="32"/>
        </w:rPr>
        <w:t>Complete Metrics Reference by Data Modality</w:t>
      </w:r>
    </w:p>
    <w:p w14:paraId="56F05B59" w14:textId="77777777" w:rsidR="00EC0BBD" w:rsidRDefault="006602E2">
      <w:pPr>
        <w:spacing w:after="300"/>
      </w:pPr>
      <w:r>
        <w:t>This reference catalogs all evaluation metrics for synthetic data quality assessment across the SDAC (Synthetic Data Anonymity and Credibility) framework dimensions: Privacy, Fidelity, Utility, Fairness, and Explainability (XAI).</w:t>
      </w:r>
    </w:p>
    <w:p w14:paraId="0D1E4878" w14:textId="77777777" w:rsidR="00EC0BBD" w:rsidRDefault="006602E2">
      <w:pPr>
        <w:pStyle w:val="Heading1"/>
      </w:pPr>
      <w:r>
        <w:t>1. TABULAR DATA METRICS</w:t>
      </w:r>
    </w:p>
    <w:p w14:paraId="2AE228C8" w14:textId="77777777" w:rsidR="00EC0BBD" w:rsidRDefault="006602E2">
      <w:pPr>
        <w:pStyle w:val="Heading2"/>
      </w:pPr>
      <w:r>
        <w:t>1.1 Privacy Metrics</w:t>
      </w:r>
    </w:p>
    <w:p w14:paraId="758DD741" w14:textId="77777777" w:rsidR="00EC0BBD" w:rsidRDefault="006602E2">
      <w:pPr>
        <w:pStyle w:val="Heading3"/>
      </w:pPr>
      <w:r>
        <w:t>Distance-Based Privacy Metrics</w:t>
      </w:r>
    </w:p>
    <w:tbl>
      <w:tblPr>
        <w:tblStyle w:val="a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1000"/>
        <w:gridCol w:w="3500"/>
        <w:gridCol w:w="2360"/>
      </w:tblGrid>
      <w:tr w:rsidR="00EC0BBD" w14:paraId="7772F6EA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D3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1D1E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Abbrev.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BB04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45EB80A0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5B03B" w14:textId="77777777" w:rsidR="00EC0BBD" w:rsidRDefault="006602E2">
            <w:r>
              <w:rPr>
                <w:sz w:val="18"/>
                <w:szCs w:val="18"/>
              </w:rPr>
              <w:t>Distance to Closest Record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856B" w14:textId="77777777" w:rsidR="00EC0BBD" w:rsidRDefault="006602E2">
            <w:r>
              <w:rPr>
                <w:sz w:val="18"/>
                <w:szCs w:val="18"/>
              </w:rPr>
              <w:t>DCR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D075A" w14:textId="77777777" w:rsidR="00EC0BBD" w:rsidRDefault="006602E2">
            <w:r>
              <w:rPr>
                <w:sz w:val="18"/>
                <w:szCs w:val="18"/>
              </w:rPr>
              <w:t>Euclidean/Hamming distance between synthetic and nearest real record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2966E" w14:textId="77777777" w:rsidR="00EC0BBD" w:rsidRDefault="006602E2">
            <w:r>
              <w:rPr>
                <w:sz w:val="18"/>
                <w:szCs w:val="18"/>
              </w:rPr>
              <w:t>Higher = better privacy</w:t>
            </w:r>
          </w:p>
        </w:tc>
      </w:tr>
      <w:tr w:rsidR="00EC0BBD" w14:paraId="704B47CC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0BD03" w14:textId="77777777" w:rsidR="00EC0BBD" w:rsidRDefault="006602E2">
            <w:r>
              <w:rPr>
                <w:sz w:val="18"/>
                <w:szCs w:val="18"/>
              </w:rPr>
              <w:t>Nearest Neighbor Distance Ratio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E3531" w14:textId="77777777" w:rsidR="00EC0BBD" w:rsidRDefault="006602E2">
            <w:r>
              <w:rPr>
                <w:sz w:val="18"/>
                <w:szCs w:val="18"/>
              </w:rPr>
              <w:t>NNDR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75A17" w14:textId="77777777" w:rsidR="00EC0BBD" w:rsidRDefault="006602E2">
            <w:r>
              <w:rPr>
                <w:sz w:val="18"/>
                <w:szCs w:val="18"/>
              </w:rPr>
              <w:t>Ratio of distance to closest vs. second-closest real record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32B5E" w14:textId="77777777" w:rsidR="00EC0BBD" w:rsidRDefault="006602E2">
            <w:r>
              <w:rPr>
                <w:sz w:val="18"/>
                <w:szCs w:val="18"/>
              </w:rPr>
              <w:t>&gt;1 indicates isolation</w:t>
            </w:r>
          </w:p>
        </w:tc>
      </w:tr>
      <w:tr w:rsidR="00EC0BBD" w14:paraId="24F92F63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0A2EF" w14:textId="77777777" w:rsidR="00EC0BBD" w:rsidRDefault="006602E2">
            <w:r>
              <w:rPr>
                <w:sz w:val="18"/>
                <w:szCs w:val="18"/>
              </w:rPr>
              <w:t>Nearest Neighbor Adversarial Accuracy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E6803" w14:textId="77777777" w:rsidR="00EC0BBD" w:rsidRDefault="006602E2">
            <w:r>
              <w:rPr>
                <w:sz w:val="18"/>
                <w:szCs w:val="18"/>
              </w:rPr>
              <w:t>NNAA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5118" w14:textId="77777777" w:rsidR="00EC0BBD" w:rsidRDefault="006602E2">
            <w:r>
              <w:rPr>
                <w:sz w:val="18"/>
                <w:szCs w:val="18"/>
              </w:rPr>
              <w:t>Accuracy of 1-NN classifier distinguishing real/synthetic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BF77" w14:textId="77777777" w:rsidR="00EC0BBD" w:rsidRDefault="006602E2">
            <w:r>
              <w:rPr>
                <w:sz w:val="18"/>
                <w:szCs w:val="18"/>
              </w:rPr>
              <w:t>Ideal = 0.5</w:t>
            </w:r>
          </w:p>
        </w:tc>
      </w:tr>
      <w:tr w:rsidR="00EC0BBD" w14:paraId="452509DB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953F" w14:textId="77777777" w:rsidR="00EC0BBD" w:rsidRDefault="006602E2">
            <w:r>
              <w:rPr>
                <w:sz w:val="18"/>
                <w:szCs w:val="18"/>
              </w:rPr>
              <w:t>Disclosure Risk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AE35" w14:textId="77777777" w:rsidR="00EC0BBD" w:rsidRDefault="006602E2">
            <w:proofErr w:type="spellStart"/>
            <w:r>
              <w:rPr>
                <w:sz w:val="18"/>
                <w:szCs w:val="18"/>
              </w:rPr>
              <w:t>DiSCO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058CD" w14:textId="77777777" w:rsidR="00EC0BBD" w:rsidRDefault="006602E2">
            <w:r>
              <w:rPr>
                <w:sz w:val="18"/>
                <w:szCs w:val="18"/>
              </w:rPr>
              <w:t>Proportion of synthetic records matching real within threshold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14E0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13BD8D46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C6A07" w14:textId="234822CF" w:rsidR="00EC0BBD" w:rsidRDefault="006602E2">
            <w:r w:rsidRPr="3EBA230C">
              <w:rPr>
                <w:sz w:val="18"/>
                <w:szCs w:val="18"/>
              </w:rPr>
              <w:t>Identical Match Share</w:t>
            </w:r>
            <w:r w:rsidR="5CDE9F64" w:rsidRPr="3EBA230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40083" w14:textId="77777777" w:rsidR="00EC0BBD" w:rsidRDefault="006602E2">
            <w:r>
              <w:rPr>
                <w:sz w:val="18"/>
                <w:szCs w:val="18"/>
              </w:rPr>
              <w:t>IMS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F341" w14:textId="77777777" w:rsidR="00EC0BBD" w:rsidRDefault="006602E2">
            <w:r>
              <w:rPr>
                <w:sz w:val="18"/>
                <w:szCs w:val="18"/>
              </w:rPr>
              <w:t>Percentage of exact matches between synthetic and real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12130" w14:textId="77777777" w:rsidR="00EC0BBD" w:rsidRDefault="006602E2">
            <w:r>
              <w:rPr>
                <w:sz w:val="18"/>
                <w:szCs w:val="18"/>
              </w:rPr>
              <w:t>Should be 0%</w:t>
            </w:r>
          </w:p>
        </w:tc>
      </w:tr>
    </w:tbl>
    <w:p w14:paraId="672A6659" w14:textId="77777777" w:rsidR="00EC0BBD" w:rsidRDefault="00EC0BBD">
      <w:pPr>
        <w:spacing w:before="200"/>
      </w:pPr>
    </w:p>
    <w:p w14:paraId="00296AF2" w14:textId="77777777" w:rsidR="00EC0BBD" w:rsidRDefault="006602E2">
      <w:pPr>
        <w:pStyle w:val="Heading3"/>
      </w:pPr>
      <w:r>
        <w:t>Attack-Based Privacy Metrics</w:t>
      </w:r>
    </w:p>
    <w:tbl>
      <w:tblPr>
        <w:tblStyle w:val="a0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1000"/>
        <w:gridCol w:w="3500"/>
        <w:gridCol w:w="2360"/>
      </w:tblGrid>
      <w:tr w:rsidR="00EC0BBD" w14:paraId="1F087E3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D08C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E9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Abbrev.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7E5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54E4DB8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F0602" w14:textId="77777777" w:rsidR="00EC0BBD" w:rsidRDefault="006602E2">
            <w:r>
              <w:rPr>
                <w:sz w:val="18"/>
                <w:szCs w:val="18"/>
              </w:rPr>
              <w:t>Membership Inference Attack AUC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5A5B" w14:textId="77777777" w:rsidR="00EC0BBD" w:rsidRDefault="006602E2">
            <w:r>
              <w:rPr>
                <w:sz w:val="18"/>
                <w:szCs w:val="18"/>
              </w:rPr>
              <w:t>MIA AUC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BAE9" w14:textId="77777777" w:rsidR="00EC0BBD" w:rsidRDefault="006602E2">
            <w:r>
              <w:rPr>
                <w:sz w:val="18"/>
                <w:szCs w:val="18"/>
              </w:rPr>
              <w:t>AUC for attack predicting training set membership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D700C" w14:textId="77777777" w:rsidR="00EC0BBD" w:rsidRDefault="006602E2">
            <w:r>
              <w:rPr>
                <w:sz w:val="18"/>
                <w:szCs w:val="18"/>
              </w:rPr>
              <w:t>Ideal = 0.5; &gt;0.6 = risk</w:t>
            </w:r>
          </w:p>
        </w:tc>
      </w:tr>
      <w:tr w:rsidR="00EC0BBD" w14:paraId="3A9F85D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D1DF2" w14:textId="77777777" w:rsidR="00EC0BBD" w:rsidRDefault="006602E2">
            <w:r>
              <w:rPr>
                <w:sz w:val="18"/>
                <w:szCs w:val="18"/>
              </w:rPr>
              <w:t>Attribute Inference Attack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A446" w14:textId="77777777" w:rsidR="00EC0BBD" w:rsidRDefault="006602E2">
            <w:r>
              <w:rPr>
                <w:sz w:val="18"/>
                <w:szCs w:val="18"/>
              </w:rPr>
              <w:t>AIA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4318" w14:textId="77777777" w:rsidR="00EC0BBD" w:rsidRDefault="006602E2">
            <w:r>
              <w:rPr>
                <w:sz w:val="18"/>
                <w:szCs w:val="18"/>
              </w:rPr>
              <w:t>Accuracy of predicting sensitive attributes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567D" w14:textId="77777777" w:rsidR="00EC0BBD" w:rsidRDefault="006602E2">
            <w:r>
              <w:rPr>
                <w:sz w:val="18"/>
                <w:szCs w:val="18"/>
              </w:rPr>
              <w:t>Should equal random baseline</w:t>
            </w:r>
          </w:p>
        </w:tc>
      </w:tr>
      <w:tr w:rsidR="00EC0BBD" w14:paraId="7A98447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283F" w14:textId="77777777" w:rsidR="00EC0BBD" w:rsidRDefault="006602E2">
            <w:r>
              <w:rPr>
                <w:sz w:val="18"/>
                <w:szCs w:val="18"/>
              </w:rPr>
              <w:t>Singling Out Risk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8749" w14:textId="77777777" w:rsidR="00EC0BBD" w:rsidRDefault="006602E2">
            <w:r>
              <w:rPr>
                <w:sz w:val="18"/>
                <w:szCs w:val="18"/>
              </w:rPr>
              <w:t>SOR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1C1CB" w14:textId="77777777" w:rsidR="00EC0BBD" w:rsidRDefault="006602E2">
            <w:r>
              <w:rPr>
                <w:sz w:val="18"/>
                <w:szCs w:val="18"/>
              </w:rPr>
              <w:t>Probability of uniquely identifying an individual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6150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6E6661C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E5A71" w14:textId="77777777" w:rsidR="00EC0BBD" w:rsidRDefault="006602E2">
            <w:proofErr w:type="spellStart"/>
            <w:r>
              <w:rPr>
                <w:sz w:val="18"/>
                <w:szCs w:val="18"/>
              </w:rPr>
              <w:t>Linkability</w:t>
            </w:r>
            <w:proofErr w:type="spellEnd"/>
            <w:r>
              <w:rPr>
                <w:sz w:val="18"/>
                <w:szCs w:val="18"/>
              </w:rPr>
              <w:t xml:space="preserve"> Risk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CA96E" w14:textId="77777777" w:rsidR="00EC0BBD" w:rsidRDefault="006602E2">
            <w:r>
              <w:rPr>
                <w:sz w:val="18"/>
                <w:szCs w:val="18"/>
              </w:rPr>
              <w:t>LR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3758" w14:textId="77777777" w:rsidR="00EC0BBD" w:rsidRDefault="006602E2">
            <w:r>
              <w:rPr>
                <w:sz w:val="18"/>
                <w:szCs w:val="18"/>
              </w:rPr>
              <w:t>Risk of linking records across datasets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16EDA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7446366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07D06" w14:textId="77777777" w:rsidR="00EC0BBD" w:rsidRDefault="006602E2">
            <w:r>
              <w:rPr>
                <w:sz w:val="18"/>
                <w:szCs w:val="18"/>
              </w:rPr>
              <w:t>Inference Risk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D1AAC" w14:textId="77777777" w:rsidR="00EC0BBD" w:rsidRDefault="006602E2">
            <w:r>
              <w:rPr>
                <w:sz w:val="18"/>
                <w:szCs w:val="18"/>
              </w:rPr>
              <w:t>IR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51383" w14:textId="77777777" w:rsidR="00EC0BBD" w:rsidRDefault="006602E2">
            <w:r>
              <w:rPr>
                <w:sz w:val="18"/>
                <w:szCs w:val="18"/>
              </w:rPr>
              <w:t>Risk of inferring sensitive attributes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E9F2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</w:tbl>
    <w:p w14:paraId="0A37501D" w14:textId="77777777" w:rsidR="00EC0BBD" w:rsidRDefault="00EC0BBD">
      <w:pPr>
        <w:spacing w:before="200"/>
      </w:pPr>
    </w:p>
    <w:p w14:paraId="51DDA1D2" w14:textId="77777777" w:rsidR="00EC0BBD" w:rsidRDefault="006602E2">
      <w:pPr>
        <w:pStyle w:val="Heading3"/>
      </w:pPr>
      <w:r>
        <w:t>Traditional Anonymization Metrics</w:t>
      </w:r>
    </w:p>
    <w:tbl>
      <w:tblPr>
        <w:tblW w:w="9360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EC0BBD" w14:paraId="191F713F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F8F3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FA0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662BBFE1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8D1A2" w14:textId="77777777" w:rsidR="00EC0BBD" w:rsidRDefault="006602E2">
            <w:r>
              <w:rPr>
                <w:sz w:val="18"/>
                <w:szCs w:val="18"/>
              </w:rPr>
              <w:t>k-Anonymity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C7141" w14:textId="77777777" w:rsidR="00EC0BBD" w:rsidRDefault="006602E2">
            <w:r>
              <w:rPr>
                <w:sz w:val="18"/>
                <w:szCs w:val="18"/>
              </w:rPr>
              <w:t>Minimum equivalence class size for quasi-identifiers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121A" w14:textId="77777777" w:rsidR="00EC0BBD" w:rsidRDefault="006602E2">
            <w:r>
              <w:rPr>
                <w:sz w:val="18"/>
                <w:szCs w:val="18"/>
              </w:rPr>
              <w:t>Higher k = better privacy</w:t>
            </w:r>
          </w:p>
        </w:tc>
      </w:tr>
      <w:tr w:rsidR="00EC0BBD" w14:paraId="23FE4E4D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FE501" w14:textId="77777777" w:rsidR="00EC0BBD" w:rsidRDefault="006602E2">
            <w:r>
              <w:rPr>
                <w:sz w:val="18"/>
                <w:szCs w:val="18"/>
              </w:rPr>
              <w:lastRenderedPageBreak/>
              <w:t>l-Diversity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14B5" w14:textId="77777777" w:rsidR="00EC0BBD" w:rsidRDefault="006602E2">
            <w:r>
              <w:rPr>
                <w:sz w:val="18"/>
                <w:szCs w:val="18"/>
              </w:rPr>
              <w:t>Diversity of sensitive values within equivalence classes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E41E4" w14:textId="77777777" w:rsidR="00EC0BBD" w:rsidRDefault="006602E2">
            <w:r>
              <w:rPr>
                <w:sz w:val="18"/>
                <w:szCs w:val="18"/>
              </w:rPr>
              <w:t>Higher l = better protection</w:t>
            </w:r>
          </w:p>
        </w:tc>
      </w:tr>
      <w:tr w:rsidR="00EC0BBD" w14:paraId="51C5C579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CDA1C" w14:textId="77777777" w:rsidR="00EC0BBD" w:rsidRDefault="006602E2">
            <w:r>
              <w:rPr>
                <w:sz w:val="18"/>
                <w:szCs w:val="18"/>
              </w:rPr>
              <w:t>t-Closeness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CD56C" w14:textId="77777777" w:rsidR="00EC0BBD" w:rsidRDefault="006602E2">
            <w:r>
              <w:rPr>
                <w:sz w:val="18"/>
                <w:szCs w:val="18"/>
              </w:rPr>
              <w:t>Distribution distance of sensitive values to global distribution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A6FB" w14:textId="77777777" w:rsidR="00EC0BBD" w:rsidRDefault="006602E2">
            <w:proofErr w:type="gramStart"/>
            <w:r>
              <w:rPr>
                <w:sz w:val="18"/>
                <w:szCs w:val="18"/>
              </w:rPr>
              <w:t>Lower t</w:t>
            </w:r>
            <w:proofErr w:type="gramEnd"/>
            <w:r>
              <w:rPr>
                <w:sz w:val="18"/>
                <w:szCs w:val="18"/>
              </w:rPr>
              <w:t xml:space="preserve"> = better privacy</w:t>
            </w:r>
          </w:p>
        </w:tc>
      </w:tr>
      <w:tr w:rsidR="3EBA230C" w14:paraId="42222C01" w14:textId="77777777" w:rsidTr="3EBA230C">
        <w:trPr>
          <w:trHeight w:val="300"/>
          <w:ins w:id="0" w:author="Anisa Halimi" w:date="2026-02-26T08:45:00Z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FEA6" w14:textId="4AC98295" w:rsidR="7494815E" w:rsidRDefault="7494815E" w:rsidP="3EBA230C">
            <w:pPr>
              <w:rPr>
                <w:sz w:val="18"/>
                <w:szCs w:val="18"/>
              </w:rPr>
            </w:pPr>
            <w:ins w:id="1" w:author="Anisa Halimi" w:date="2026-02-26T08:45:00Z" w16du:dateUtc="2026-02-26T08:45:46Z">
              <w:r w:rsidRPr="3EBA230C">
                <w:rPr>
                  <w:sz w:val="18"/>
                  <w:szCs w:val="18"/>
                </w:rPr>
                <w:t>Differential Privacy (DP)</w:t>
              </w:r>
            </w:ins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26956" w14:textId="5A193BFB" w:rsidR="3EBA230C" w:rsidRDefault="3EBA230C" w:rsidP="3EBA230C">
            <w:pPr>
              <w:rPr>
                <w:sz w:val="18"/>
                <w:szCs w:val="18"/>
              </w:rPr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625B" w14:textId="51E6AA47" w:rsidR="7494815E" w:rsidRDefault="7494815E" w:rsidP="3EBA230C">
            <w:pPr>
              <w:rPr>
                <w:sz w:val="18"/>
                <w:szCs w:val="18"/>
              </w:rPr>
            </w:pPr>
            <w:ins w:id="2" w:author="Anisa Halimi" w:date="2026-02-26T08:45:00Z" w16du:dateUtc="2026-02-26T08:45:59Z">
              <w:r w:rsidRPr="3EBA230C">
                <w:rPr>
                  <w:sz w:val="18"/>
                  <w:szCs w:val="18"/>
                </w:rPr>
                <w:t xml:space="preserve">Lower </w:t>
              </w:r>
            </w:ins>
            <w:ins w:id="3" w:author="Anisa Halimi" w:date="2026-02-26T08:47:00Z" w16du:dateUtc="2026-02-26T08:47:18Z">
              <w:r w:rsidR="512D473E" w:rsidRPr="3EBA230C">
                <w:rPr>
                  <w:sz w:val="18"/>
                  <w:szCs w:val="18"/>
                </w:rPr>
                <w:t>ε = better privacy</w:t>
              </w:r>
            </w:ins>
          </w:p>
        </w:tc>
      </w:tr>
    </w:tbl>
    <w:p w14:paraId="5DAB6C7B" w14:textId="77777777" w:rsidR="00EC0BBD" w:rsidRDefault="006602E2">
      <w:r>
        <w:br w:type="page"/>
      </w:r>
    </w:p>
    <w:p w14:paraId="4ACA8FD9" w14:textId="77777777" w:rsidR="00EC0BBD" w:rsidRDefault="006602E2">
      <w:pPr>
        <w:pStyle w:val="Heading2"/>
      </w:pPr>
      <w:r>
        <w:lastRenderedPageBreak/>
        <w:t>1.2 Fidelity Metrics</w:t>
      </w:r>
    </w:p>
    <w:p w14:paraId="22DB49DB" w14:textId="77777777" w:rsidR="00EC0BBD" w:rsidRDefault="006602E2">
      <w:pPr>
        <w:pStyle w:val="Heading3"/>
      </w:pPr>
      <w:r>
        <w:t>Univariate Distribution Metrics</w:t>
      </w:r>
    </w:p>
    <w:tbl>
      <w:tblPr>
        <w:tblStyle w:val="a2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1000"/>
        <w:gridCol w:w="3500"/>
        <w:gridCol w:w="2360"/>
      </w:tblGrid>
      <w:tr w:rsidR="00EC0BBD" w14:paraId="0FBBFF1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244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460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Abbrev.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7429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206BC25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28CAD" w14:textId="77777777" w:rsidR="00EC0BBD" w:rsidRDefault="006602E2">
            <w:r>
              <w:rPr>
                <w:sz w:val="18"/>
                <w:szCs w:val="18"/>
              </w:rPr>
              <w:t>Kolmogorov-Smirnov Statistic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91617" w14:textId="77777777" w:rsidR="00EC0BBD" w:rsidRDefault="006602E2">
            <w:r>
              <w:rPr>
                <w:sz w:val="18"/>
                <w:szCs w:val="18"/>
              </w:rPr>
              <w:t>KS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7DCA" w14:textId="77777777" w:rsidR="00EC0BBD" w:rsidRDefault="006602E2">
            <w:r>
              <w:rPr>
                <w:sz w:val="18"/>
                <w:szCs w:val="18"/>
              </w:rPr>
              <w:t>Maximum difference between CDFs of real and synthetic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DD4B0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1748EFE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E16D" w14:textId="77777777" w:rsidR="00EC0BBD" w:rsidRDefault="006602E2">
            <w:proofErr w:type="spellStart"/>
            <w:r>
              <w:rPr>
                <w:sz w:val="18"/>
                <w:szCs w:val="18"/>
              </w:rPr>
              <w:t>Kullback</w:t>
            </w:r>
            <w:proofErr w:type="spellEnd"/>
            <w:r>
              <w:rPr>
                <w:sz w:val="18"/>
                <w:szCs w:val="18"/>
              </w:rPr>
              <w:t>-Leibler Divergence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71FA" w14:textId="77777777" w:rsidR="00EC0BBD" w:rsidRDefault="006602E2">
            <w:r>
              <w:rPr>
                <w:sz w:val="18"/>
                <w:szCs w:val="18"/>
              </w:rPr>
              <w:t>KL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C5D5A" w14:textId="77777777" w:rsidR="00EC0BBD" w:rsidRDefault="006602E2">
            <w:r>
              <w:rPr>
                <w:sz w:val="18"/>
                <w:szCs w:val="18"/>
              </w:rPr>
              <w:t>Information-theoretic measure of distribution difference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4A6D" w14:textId="77777777" w:rsidR="00EC0BBD" w:rsidRDefault="00000000">
            <w:sdt>
              <w:sdtPr>
                <w:tag w:val="goog_rdk_0"/>
                <w:id w:val="-1385503542"/>
              </w:sdtPr>
              <w:sdtContent>
                <w:r w:rsidR="006602E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≥0; Lower = better</w:t>
                </w:r>
              </w:sdtContent>
            </w:sdt>
          </w:p>
        </w:tc>
      </w:tr>
      <w:tr w:rsidR="00EC0BBD" w14:paraId="5FCA9D8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0E3AC" w14:textId="77777777" w:rsidR="00EC0BBD" w:rsidRDefault="006602E2">
            <w:r>
              <w:rPr>
                <w:sz w:val="18"/>
                <w:szCs w:val="18"/>
              </w:rPr>
              <w:t>Jensen-Shannon Divergence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2255" w14:textId="77777777" w:rsidR="00EC0BBD" w:rsidRDefault="006602E2">
            <w:r>
              <w:rPr>
                <w:sz w:val="18"/>
                <w:szCs w:val="18"/>
              </w:rPr>
              <w:t>JSD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887A4" w14:textId="77777777" w:rsidR="00EC0BBD" w:rsidRDefault="006602E2">
            <w:r>
              <w:rPr>
                <w:sz w:val="18"/>
                <w:szCs w:val="18"/>
              </w:rPr>
              <w:t>Symmetric, bounded version of KL divergence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6376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25BC674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6E817" w14:textId="77777777" w:rsidR="00EC0BBD" w:rsidRDefault="006602E2">
            <w:r>
              <w:rPr>
                <w:sz w:val="18"/>
                <w:szCs w:val="18"/>
              </w:rPr>
              <w:t>Wasserstein Distance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C3342" w14:textId="77777777" w:rsidR="00EC0BBD" w:rsidRDefault="006602E2">
            <w:r>
              <w:rPr>
                <w:sz w:val="18"/>
                <w:szCs w:val="18"/>
              </w:rPr>
              <w:t>WD/EMD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53851" w14:textId="77777777" w:rsidR="00EC0BBD" w:rsidRDefault="006602E2">
            <w:r>
              <w:rPr>
                <w:sz w:val="18"/>
                <w:szCs w:val="18"/>
              </w:rPr>
              <w:t>Earth Mover's Distance between distributions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E3D56" w14:textId="77777777" w:rsidR="00EC0BBD" w:rsidRDefault="00000000">
            <w:sdt>
              <w:sdtPr>
                <w:tag w:val="goog_rdk_1"/>
                <w:id w:val="-1306027711"/>
              </w:sdtPr>
              <w:sdtContent>
                <w:r w:rsidR="006602E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≥0; Lower = better</w:t>
                </w:r>
              </w:sdtContent>
            </w:sdt>
          </w:p>
        </w:tc>
      </w:tr>
      <w:tr w:rsidR="00EC0BBD" w14:paraId="7774A79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4DD59" w14:textId="77777777" w:rsidR="00EC0BBD" w:rsidRDefault="006602E2">
            <w:r>
              <w:rPr>
                <w:sz w:val="18"/>
                <w:szCs w:val="18"/>
              </w:rPr>
              <w:t>Total Variation Distance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9ED5" w14:textId="77777777" w:rsidR="00EC0BBD" w:rsidRDefault="006602E2">
            <w:r>
              <w:rPr>
                <w:sz w:val="18"/>
                <w:szCs w:val="18"/>
              </w:rPr>
              <w:t>TVD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377BD" w14:textId="77777777" w:rsidR="00EC0BBD" w:rsidRDefault="006602E2">
            <w:r>
              <w:rPr>
                <w:sz w:val="18"/>
                <w:szCs w:val="18"/>
              </w:rPr>
              <w:t>Maximum difference in probability mass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17C5E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38EEA17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C3FC9" w14:textId="77777777" w:rsidR="00EC0BBD" w:rsidRDefault="006602E2">
            <w:r>
              <w:rPr>
                <w:sz w:val="18"/>
                <w:szCs w:val="18"/>
              </w:rPr>
              <w:t>Hellinger Distance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4A796" w14:textId="77777777" w:rsidR="00EC0BBD" w:rsidRDefault="006602E2">
            <w:r>
              <w:rPr>
                <w:sz w:val="18"/>
                <w:szCs w:val="18"/>
              </w:rPr>
              <w:t>HD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17D4A" w14:textId="77777777" w:rsidR="00EC0BBD" w:rsidRDefault="006602E2">
            <w:r>
              <w:rPr>
                <w:sz w:val="18"/>
                <w:szCs w:val="18"/>
              </w:rPr>
              <w:t>Similarity measure for probability distributions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FD92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</w:tbl>
    <w:p w14:paraId="02EB378F" w14:textId="77777777" w:rsidR="00EC0BBD" w:rsidRDefault="00EC0BBD">
      <w:pPr>
        <w:spacing w:before="200"/>
      </w:pPr>
    </w:p>
    <w:p w14:paraId="2EF5EDD2" w14:textId="77777777" w:rsidR="00EC0BBD" w:rsidRDefault="006602E2">
      <w:pPr>
        <w:pStyle w:val="Heading3"/>
      </w:pPr>
      <w:r>
        <w:t>Bivariate/Correlation Metrics</w:t>
      </w:r>
    </w:p>
    <w:tbl>
      <w:tblPr>
        <w:tblStyle w:val="a3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EC0BBD" w14:paraId="2D71718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5120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03CD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9A3C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0E4B3BE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1444" w14:textId="77777777" w:rsidR="00EC0BBD" w:rsidRDefault="006602E2">
            <w:r>
              <w:rPr>
                <w:sz w:val="18"/>
                <w:szCs w:val="18"/>
              </w:rPr>
              <w:t>Correlation Similarity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42CDE" w14:textId="77777777" w:rsidR="00EC0BBD" w:rsidRDefault="006602E2">
            <w:r>
              <w:rPr>
                <w:sz w:val="18"/>
                <w:szCs w:val="18"/>
              </w:rPr>
              <w:t>Difference in Pearson correlations between real/synthetic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3269" w14:textId="77777777" w:rsidR="00EC0BBD" w:rsidRDefault="006602E2">
            <w:r>
              <w:rPr>
                <w:sz w:val="18"/>
                <w:szCs w:val="18"/>
              </w:rPr>
              <w:t>Closer to 0 = better</w:t>
            </w:r>
          </w:p>
        </w:tc>
      </w:tr>
      <w:tr w:rsidR="00EC0BBD" w14:paraId="018A203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280B7" w14:textId="77777777" w:rsidR="00EC0BBD" w:rsidRDefault="006602E2">
            <w:r>
              <w:rPr>
                <w:sz w:val="18"/>
                <w:szCs w:val="18"/>
              </w:rPr>
              <w:t>Contingency Similarity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C793" w14:textId="77777777" w:rsidR="00EC0BBD" w:rsidRDefault="006602E2">
            <w:r>
              <w:rPr>
                <w:sz w:val="18"/>
                <w:szCs w:val="18"/>
              </w:rPr>
              <w:t>Preserves categorical variable associations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C312F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  <w:tr w:rsidR="00EC0BBD" w14:paraId="4609993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42D50" w14:textId="77777777" w:rsidR="00EC0BBD" w:rsidRDefault="006602E2">
            <w:r>
              <w:rPr>
                <w:sz w:val="18"/>
                <w:szCs w:val="18"/>
              </w:rPr>
              <w:t>Mutual Information Difference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EF49B" w14:textId="77777777" w:rsidR="00EC0BBD" w:rsidRDefault="006602E2">
            <w:r>
              <w:rPr>
                <w:sz w:val="18"/>
                <w:szCs w:val="18"/>
              </w:rPr>
              <w:t>Change in mutual information between variable pairs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4EAE6" w14:textId="77777777" w:rsidR="00EC0BBD" w:rsidRDefault="006602E2">
            <w:r>
              <w:rPr>
                <w:sz w:val="18"/>
                <w:szCs w:val="18"/>
              </w:rPr>
              <w:t>Closer to 0 = better</w:t>
            </w:r>
          </w:p>
        </w:tc>
      </w:tr>
      <w:tr w:rsidR="00EC0BBD" w14:paraId="2AF26FC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9146F" w14:textId="77777777" w:rsidR="00EC0BBD" w:rsidRDefault="006602E2">
            <w:r>
              <w:rPr>
                <w:sz w:val="18"/>
                <w:szCs w:val="18"/>
              </w:rPr>
              <w:t>Maximum Mean Discrepancy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FCCF7" w14:textId="77777777" w:rsidR="00EC0BBD" w:rsidRDefault="006602E2">
            <w:r>
              <w:rPr>
                <w:sz w:val="18"/>
                <w:szCs w:val="18"/>
              </w:rPr>
              <w:t>Kernel-based distribution comparison in feature space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8B0C1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</w:tbl>
    <w:p w14:paraId="6A05A809" w14:textId="77777777" w:rsidR="00EC0BBD" w:rsidRDefault="00EC0BBD">
      <w:pPr>
        <w:spacing w:before="200"/>
      </w:pPr>
    </w:p>
    <w:p w14:paraId="72D3407D" w14:textId="77777777" w:rsidR="00EC0BBD" w:rsidRDefault="006602E2">
      <w:pPr>
        <w:pStyle w:val="Heading3"/>
      </w:pPr>
      <w:r>
        <w:t>Detection-Based Metrics</w:t>
      </w:r>
    </w:p>
    <w:tbl>
      <w:tblPr>
        <w:tblStyle w:val="a4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EC0BBD" w14:paraId="01620A5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B263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A8B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B485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26F260F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295FA" w14:textId="77777777" w:rsidR="00EC0BBD" w:rsidRDefault="006602E2">
            <w:r>
              <w:rPr>
                <w:sz w:val="18"/>
                <w:szCs w:val="18"/>
              </w:rPr>
              <w:t>Logistic Detection AUC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CA0B" w14:textId="77777777" w:rsidR="00EC0BBD" w:rsidRDefault="006602E2">
            <w:r>
              <w:rPr>
                <w:sz w:val="18"/>
                <w:szCs w:val="18"/>
              </w:rPr>
              <w:t>Logistic regression accuracy distinguishing real/synthetic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3D9A6" w14:textId="77777777" w:rsidR="00EC0BBD" w:rsidRDefault="006602E2">
            <w:r>
              <w:rPr>
                <w:sz w:val="18"/>
                <w:szCs w:val="18"/>
              </w:rPr>
              <w:t>0.5 = indistinguishable (ideal)</w:t>
            </w:r>
          </w:p>
        </w:tc>
      </w:tr>
      <w:tr w:rsidR="00EC0BBD" w14:paraId="5EC3617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4CC5E" w14:textId="77777777" w:rsidR="00EC0BBD" w:rsidRDefault="006602E2">
            <w:r>
              <w:rPr>
                <w:sz w:val="18"/>
                <w:szCs w:val="18"/>
              </w:rPr>
              <w:t>SVC Detection AUC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02BE5" w14:textId="77777777" w:rsidR="00EC0BBD" w:rsidRDefault="006602E2">
            <w:r>
              <w:rPr>
                <w:sz w:val="18"/>
                <w:szCs w:val="18"/>
              </w:rPr>
              <w:t>SVM classifier accuracy on detection task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A53E" w14:textId="77777777" w:rsidR="00EC0BBD" w:rsidRDefault="006602E2">
            <w:r>
              <w:rPr>
                <w:sz w:val="18"/>
                <w:szCs w:val="18"/>
              </w:rPr>
              <w:t>0.5 = indistinguishable</w:t>
            </w:r>
          </w:p>
        </w:tc>
      </w:tr>
      <w:tr w:rsidR="00EC0BBD" w14:paraId="3DB0F0A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2A9C4" w14:textId="77777777" w:rsidR="00EC0BBD" w:rsidRDefault="006602E2">
            <w:r>
              <w:rPr>
                <w:sz w:val="18"/>
                <w:szCs w:val="18"/>
              </w:rPr>
              <w:t>Classifier Two-Sample Test (C2ST)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25FC5" w14:textId="77777777" w:rsidR="00EC0BBD" w:rsidRDefault="006602E2">
            <w:r>
              <w:rPr>
                <w:sz w:val="18"/>
                <w:szCs w:val="18"/>
              </w:rPr>
              <w:t>Statistical test based on classifier performance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E08B" w14:textId="77777777" w:rsidR="00EC0BBD" w:rsidRDefault="006602E2">
            <w:r>
              <w:rPr>
                <w:sz w:val="18"/>
                <w:szCs w:val="18"/>
              </w:rPr>
              <w:t>p-value &gt; 0.05 = similar</w:t>
            </w:r>
          </w:p>
        </w:tc>
      </w:tr>
    </w:tbl>
    <w:p w14:paraId="5A39BBE3" w14:textId="77777777" w:rsidR="00EC0BBD" w:rsidRDefault="006602E2">
      <w:r>
        <w:br w:type="page"/>
      </w:r>
    </w:p>
    <w:p w14:paraId="7E2647C1" w14:textId="77777777" w:rsidR="00EC0BBD" w:rsidRDefault="006602E2">
      <w:pPr>
        <w:pStyle w:val="Heading2"/>
      </w:pPr>
      <w:r>
        <w:lastRenderedPageBreak/>
        <w:t>1.3 Utility Metrics</w:t>
      </w:r>
    </w:p>
    <w:p w14:paraId="3A2B04D0" w14:textId="77777777" w:rsidR="00EC0BBD" w:rsidRDefault="006602E2">
      <w:pPr>
        <w:pStyle w:val="Heading3"/>
      </w:pPr>
      <w:r>
        <w:t>Train-on-Synthetic-Test-on-Real (TSTR) Metrics</w:t>
      </w:r>
    </w:p>
    <w:tbl>
      <w:tblPr>
        <w:tblStyle w:val="a5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EC0BBD" w14:paraId="6515AD8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7299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FD80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C4E1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7E27877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F5125" w14:textId="77777777" w:rsidR="00EC0BBD" w:rsidRDefault="006602E2">
            <w:r>
              <w:rPr>
                <w:sz w:val="18"/>
                <w:szCs w:val="18"/>
              </w:rPr>
              <w:t>TSTR Accuracy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6989" w14:textId="77777777" w:rsidR="00EC0BBD" w:rsidRDefault="006602E2">
            <w:r>
              <w:rPr>
                <w:sz w:val="18"/>
                <w:szCs w:val="18"/>
              </w:rPr>
              <w:t>Classification accuracy (train synthetic, test real)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AFE07" w14:textId="77777777" w:rsidR="00EC0BBD" w:rsidRDefault="006602E2">
            <w:r>
              <w:rPr>
                <w:sz w:val="18"/>
                <w:szCs w:val="18"/>
              </w:rPr>
              <w:t>Closer to TRTR = better</w:t>
            </w:r>
          </w:p>
        </w:tc>
      </w:tr>
      <w:tr w:rsidR="00EC0BBD" w14:paraId="14E00A6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8844B" w14:textId="77777777" w:rsidR="00EC0BBD" w:rsidRDefault="006602E2">
            <w:r>
              <w:rPr>
                <w:sz w:val="18"/>
                <w:szCs w:val="18"/>
              </w:rPr>
              <w:t>TSTR AUC-ROC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1FDF9" w14:textId="77777777" w:rsidR="00EC0BBD" w:rsidRDefault="006602E2">
            <w:r>
              <w:rPr>
                <w:sz w:val="18"/>
                <w:szCs w:val="18"/>
              </w:rPr>
              <w:t>AUC for classification in TSTR protocol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05F95" w14:textId="77777777" w:rsidR="00EC0BBD" w:rsidRDefault="006602E2">
            <w:r>
              <w:rPr>
                <w:sz w:val="18"/>
                <w:szCs w:val="18"/>
              </w:rPr>
              <w:t>Closer to TRTR = better</w:t>
            </w:r>
          </w:p>
        </w:tc>
      </w:tr>
      <w:tr w:rsidR="00EC0BBD" w14:paraId="457A59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0FEDD" w14:textId="77777777" w:rsidR="00EC0BBD" w:rsidRDefault="006602E2">
            <w:r>
              <w:rPr>
                <w:sz w:val="18"/>
                <w:szCs w:val="18"/>
              </w:rPr>
              <w:t>TSTR F1-Score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8A00D" w14:textId="77777777" w:rsidR="00EC0BBD" w:rsidRDefault="006602E2">
            <w:r>
              <w:rPr>
                <w:sz w:val="18"/>
                <w:szCs w:val="18"/>
              </w:rPr>
              <w:t>F1 score for TSTR classification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EDA03" w14:textId="77777777" w:rsidR="00EC0BBD" w:rsidRDefault="006602E2">
            <w:r>
              <w:rPr>
                <w:sz w:val="18"/>
                <w:szCs w:val="18"/>
              </w:rPr>
              <w:t>Closer to TRTR = better</w:t>
            </w:r>
          </w:p>
        </w:tc>
      </w:tr>
      <w:tr w:rsidR="00EC0BBD" w14:paraId="36A5AD1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4423" w14:textId="77777777" w:rsidR="00EC0BBD" w:rsidRDefault="006602E2">
            <w:r>
              <w:rPr>
                <w:sz w:val="18"/>
                <w:szCs w:val="18"/>
              </w:rPr>
              <w:t>TSTR MAE/MSE/RMSE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41436" w14:textId="77777777" w:rsidR="00EC0BBD" w:rsidRDefault="006602E2">
            <w:r>
              <w:rPr>
                <w:sz w:val="18"/>
                <w:szCs w:val="18"/>
              </w:rPr>
              <w:t>Regression errors for TSTR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AAE8" w14:textId="77777777" w:rsidR="00EC0BBD" w:rsidRDefault="006602E2">
            <w:r>
              <w:rPr>
                <w:sz w:val="18"/>
                <w:szCs w:val="18"/>
              </w:rPr>
              <w:t>Closer to TRTR = better</w:t>
            </w:r>
          </w:p>
        </w:tc>
      </w:tr>
      <w:tr w:rsidR="00EC0BBD" w14:paraId="4E21276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89BE2" w14:textId="77777777" w:rsidR="00EC0BBD" w:rsidRDefault="006602E2">
            <w:r>
              <w:rPr>
                <w:sz w:val="18"/>
                <w:szCs w:val="18"/>
              </w:rPr>
              <w:t>Synthetic Ranking Agreement (SRA)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1E30E" w14:textId="77777777" w:rsidR="00EC0BBD" w:rsidRDefault="006602E2">
            <w:r>
              <w:rPr>
                <w:sz w:val="18"/>
                <w:szCs w:val="18"/>
              </w:rPr>
              <w:t>Correlation of model rankings TRTR vs TSTR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ABEAF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  <w:tr w:rsidR="00EC0BBD" w14:paraId="7314A7A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E9EB3" w14:textId="77777777" w:rsidR="00EC0BBD" w:rsidRDefault="006602E2">
            <w:r>
              <w:rPr>
                <w:sz w:val="18"/>
                <w:szCs w:val="18"/>
              </w:rPr>
              <w:t>ML Efficacy Score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947C" w14:textId="77777777" w:rsidR="00EC0BBD" w:rsidRDefault="006602E2">
            <w:r>
              <w:rPr>
                <w:sz w:val="18"/>
                <w:szCs w:val="18"/>
              </w:rPr>
              <w:t>Average performance retention across ML models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AF1A0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</w:tbl>
    <w:p w14:paraId="41C8F396" w14:textId="77777777" w:rsidR="00EC0BBD" w:rsidRDefault="00EC0BBD">
      <w:pPr>
        <w:spacing w:before="200"/>
      </w:pPr>
    </w:p>
    <w:p w14:paraId="36C856DB" w14:textId="77777777" w:rsidR="00EC0BBD" w:rsidRDefault="006602E2">
      <w:pPr>
        <w:pStyle w:val="Heading2"/>
      </w:pPr>
      <w:r>
        <w:t>1.4 Fairness Metrics</w:t>
      </w:r>
    </w:p>
    <w:tbl>
      <w:tblPr>
        <w:tblStyle w:val="a6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EC0BBD" w14:paraId="7CFE7A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733C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99BB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569A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7556990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D559" w14:textId="77777777" w:rsidR="00EC0BBD" w:rsidRDefault="006602E2">
            <w:r>
              <w:rPr>
                <w:sz w:val="18"/>
                <w:szCs w:val="18"/>
              </w:rPr>
              <w:t>Demographic Parity Difference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06C6" w14:textId="77777777" w:rsidR="00EC0BBD" w:rsidRDefault="006602E2">
            <w:r>
              <w:rPr>
                <w:sz w:val="18"/>
                <w:szCs w:val="18"/>
              </w:rPr>
              <w:t>Max-Min selection rate across groups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0B28" w14:textId="77777777" w:rsidR="00EC0BBD" w:rsidRDefault="006602E2">
            <w:r>
              <w:rPr>
                <w:sz w:val="18"/>
                <w:szCs w:val="18"/>
              </w:rPr>
              <w:t>0 = perfect parity</w:t>
            </w:r>
          </w:p>
        </w:tc>
      </w:tr>
      <w:tr w:rsidR="00EC0BBD" w14:paraId="1C8F103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6071E" w14:textId="77777777" w:rsidR="00EC0BBD" w:rsidRDefault="006602E2">
            <w:r>
              <w:rPr>
                <w:sz w:val="18"/>
                <w:szCs w:val="18"/>
              </w:rPr>
              <w:t>Demographic Parity Ratio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B55B3" w14:textId="77777777" w:rsidR="00EC0BBD" w:rsidRDefault="006602E2">
            <w:r>
              <w:rPr>
                <w:sz w:val="18"/>
                <w:szCs w:val="18"/>
              </w:rPr>
              <w:t>Min/Max selection rate ratio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6A6D8" w14:textId="77777777" w:rsidR="00EC0BBD" w:rsidRDefault="00000000">
            <w:sdt>
              <w:sdtPr>
                <w:tag w:val="goog_rdk_2"/>
                <w:id w:val="1303546302"/>
              </w:sdtPr>
              <w:sdtContent>
                <w:r w:rsidR="006602E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1 = perfect; ≥0.8 acceptable</w:t>
                </w:r>
              </w:sdtContent>
            </w:sdt>
          </w:p>
        </w:tc>
      </w:tr>
      <w:tr w:rsidR="00EC0BBD" w14:paraId="344F735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D1152" w14:textId="77777777" w:rsidR="00EC0BBD" w:rsidRDefault="006602E2">
            <w:r>
              <w:rPr>
                <w:sz w:val="18"/>
                <w:szCs w:val="18"/>
              </w:rPr>
              <w:t>Disparate Impact Ratio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B7CC" w14:textId="77777777" w:rsidR="00EC0BBD" w:rsidRDefault="006602E2">
            <w:r>
              <w:rPr>
                <w:sz w:val="18"/>
                <w:szCs w:val="18"/>
              </w:rPr>
              <w:t>Ratio of favorable outcomes (unprivileged/privileged)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ECAA3" w14:textId="77777777" w:rsidR="00EC0BBD" w:rsidRDefault="00000000">
            <w:sdt>
              <w:sdtPr>
                <w:tag w:val="goog_rdk_3"/>
                <w:id w:val="50201492"/>
              </w:sdtPr>
              <w:sdtContent>
                <w:r w:rsidR="006602E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≥0.8 typically required</w:t>
                </w:r>
              </w:sdtContent>
            </w:sdt>
          </w:p>
        </w:tc>
      </w:tr>
      <w:tr w:rsidR="00EC0BBD" w14:paraId="30F3EBB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3858F" w14:textId="77777777" w:rsidR="00EC0BBD" w:rsidRDefault="006602E2">
            <w:r>
              <w:rPr>
                <w:sz w:val="18"/>
                <w:szCs w:val="18"/>
              </w:rPr>
              <w:t>Equalized Odds Difference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C75D" w14:textId="77777777" w:rsidR="00EC0BBD" w:rsidRDefault="006602E2">
            <w:r>
              <w:rPr>
                <w:sz w:val="18"/>
                <w:szCs w:val="18"/>
              </w:rPr>
              <w:t>Max of TPR difference and FPR difference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A581B" w14:textId="77777777" w:rsidR="00EC0BBD" w:rsidRDefault="006602E2">
            <w:r>
              <w:rPr>
                <w:sz w:val="18"/>
                <w:szCs w:val="18"/>
              </w:rPr>
              <w:t>0 = perfect equalized odds</w:t>
            </w:r>
          </w:p>
        </w:tc>
      </w:tr>
      <w:tr w:rsidR="00EC0BBD" w14:paraId="5497B9D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D117" w14:textId="77777777" w:rsidR="00EC0BBD" w:rsidRDefault="006602E2">
            <w:r>
              <w:rPr>
                <w:sz w:val="18"/>
                <w:szCs w:val="18"/>
              </w:rPr>
              <w:t>Equal Opportunity Difference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F446F" w14:textId="77777777" w:rsidR="00EC0BBD" w:rsidRDefault="006602E2">
            <w:r>
              <w:rPr>
                <w:sz w:val="18"/>
                <w:szCs w:val="18"/>
              </w:rPr>
              <w:t>TPR difference between groups (Y=1 only)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5996" w14:textId="77777777" w:rsidR="00EC0BBD" w:rsidRDefault="006602E2">
            <w:r>
              <w:rPr>
                <w:sz w:val="18"/>
                <w:szCs w:val="18"/>
              </w:rPr>
              <w:t>0 = equal opportunity</w:t>
            </w:r>
          </w:p>
        </w:tc>
      </w:tr>
      <w:tr w:rsidR="00EC0BBD" w14:paraId="15CE831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AADB8" w14:textId="77777777" w:rsidR="00EC0BBD" w:rsidRDefault="006602E2">
            <w:r>
              <w:rPr>
                <w:sz w:val="18"/>
                <w:szCs w:val="18"/>
              </w:rPr>
              <w:t>Predictive Parity Difference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25AF" w14:textId="77777777" w:rsidR="00EC0BBD" w:rsidRDefault="006602E2">
            <w:r>
              <w:rPr>
                <w:sz w:val="18"/>
                <w:szCs w:val="18"/>
              </w:rPr>
              <w:t>PPV difference across groups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2880" w14:textId="77777777" w:rsidR="00EC0BBD" w:rsidRDefault="006602E2">
            <w:r>
              <w:rPr>
                <w:sz w:val="18"/>
                <w:szCs w:val="18"/>
              </w:rPr>
              <w:t>0 = predictive parity</w:t>
            </w:r>
          </w:p>
        </w:tc>
      </w:tr>
    </w:tbl>
    <w:p w14:paraId="72A3D3EC" w14:textId="77777777" w:rsidR="00EC0BBD" w:rsidRDefault="00EC0BBD">
      <w:pPr>
        <w:spacing w:before="200"/>
      </w:pPr>
    </w:p>
    <w:p w14:paraId="0C5E6556" w14:textId="77777777" w:rsidR="00EC0BBD" w:rsidRDefault="006602E2">
      <w:pPr>
        <w:pStyle w:val="Heading2"/>
      </w:pPr>
      <w:r>
        <w:t>1.5 Explainability (XAI) Metrics</w:t>
      </w:r>
    </w:p>
    <w:tbl>
      <w:tblPr>
        <w:tblStyle w:val="a7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EC0BBD" w14:paraId="3E5214E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855C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3F03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977B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394183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F73E" w14:textId="77777777" w:rsidR="00EC0BBD" w:rsidRDefault="006602E2">
            <w:r>
              <w:rPr>
                <w:sz w:val="18"/>
                <w:szCs w:val="18"/>
              </w:rPr>
              <w:t>SHAP Distance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91D8" w14:textId="77777777" w:rsidR="00EC0BBD" w:rsidRDefault="006602E2">
            <w:r>
              <w:rPr>
                <w:sz w:val="18"/>
                <w:szCs w:val="18"/>
              </w:rPr>
              <w:t>Cosine distance between SHAP attribution vectors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1046B" w14:textId="77777777" w:rsidR="00EC0BBD" w:rsidRDefault="006602E2">
            <w:r>
              <w:rPr>
                <w:sz w:val="18"/>
                <w:szCs w:val="18"/>
              </w:rPr>
              <w:t>Lower = better semantic fidelity</w:t>
            </w:r>
          </w:p>
        </w:tc>
      </w:tr>
      <w:tr w:rsidR="00EC0BBD" w14:paraId="6951D9F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FE95E" w14:textId="77777777" w:rsidR="00EC0BBD" w:rsidRDefault="006602E2">
            <w:r>
              <w:rPr>
                <w:sz w:val="18"/>
                <w:szCs w:val="18"/>
              </w:rPr>
              <w:t>Feature Importance Correlation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7F2A5" w14:textId="77777777" w:rsidR="00EC0BBD" w:rsidRDefault="006602E2">
            <w:r>
              <w:rPr>
                <w:sz w:val="18"/>
                <w:szCs w:val="18"/>
              </w:rPr>
              <w:t>Correlation of feature rankings (real vs synthetic)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D501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  <w:tr w:rsidR="00EC0BBD" w14:paraId="3BB0A29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ED18" w14:textId="77777777" w:rsidR="00EC0BBD" w:rsidRDefault="006602E2">
            <w:r>
              <w:rPr>
                <w:sz w:val="18"/>
                <w:szCs w:val="18"/>
              </w:rPr>
              <w:t>PDP Similarity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EF7E5" w14:textId="77777777" w:rsidR="00EC0BBD" w:rsidRDefault="006602E2">
            <w:r>
              <w:rPr>
                <w:sz w:val="18"/>
                <w:szCs w:val="18"/>
              </w:rPr>
              <w:t>Similarity of partial dependence plots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98532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  <w:tr w:rsidR="00EC0BBD" w14:paraId="2B690AF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4057" w14:textId="77777777" w:rsidR="00EC0BBD" w:rsidRDefault="006602E2">
            <w:r>
              <w:rPr>
                <w:sz w:val="18"/>
                <w:szCs w:val="18"/>
              </w:rPr>
              <w:t>Counterfactual Distance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44B11" w14:textId="77777777" w:rsidR="00EC0BBD" w:rsidRDefault="006602E2">
            <w:r>
              <w:rPr>
                <w:sz w:val="18"/>
                <w:szCs w:val="18"/>
              </w:rPr>
              <w:t>Avg. changes to flip synthetic to real classification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4E6A4" w14:textId="77777777" w:rsidR="00EC0BBD" w:rsidRDefault="006602E2">
            <w:r>
              <w:rPr>
                <w:sz w:val="18"/>
                <w:szCs w:val="18"/>
              </w:rPr>
              <w:t>Higher = better quality</w:t>
            </w:r>
          </w:p>
        </w:tc>
      </w:tr>
    </w:tbl>
    <w:p w14:paraId="0D0B940D" w14:textId="77777777" w:rsidR="00EC0BBD" w:rsidRDefault="006602E2">
      <w:r>
        <w:br w:type="page"/>
      </w:r>
    </w:p>
    <w:p w14:paraId="5E36C52F" w14:textId="77777777" w:rsidR="00EC0BBD" w:rsidRDefault="006602E2">
      <w:pPr>
        <w:pStyle w:val="Heading1"/>
      </w:pPr>
      <w:r>
        <w:lastRenderedPageBreak/>
        <w:t>2. MEDICAL IMAGING METRICS</w:t>
      </w:r>
    </w:p>
    <w:p w14:paraId="702A3A07" w14:textId="77777777" w:rsidR="00EC0BBD" w:rsidRDefault="006602E2">
      <w:pPr>
        <w:pStyle w:val="Heading2"/>
      </w:pPr>
      <w:r>
        <w:t>2.1 Full-Reference Metrics (Paired Comparison)</w:t>
      </w:r>
    </w:p>
    <w:tbl>
      <w:tblPr>
        <w:tblStyle w:val="a8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900"/>
        <w:gridCol w:w="3000"/>
        <w:gridCol w:w="2660"/>
      </w:tblGrid>
      <w:tr w:rsidR="00EC0BBD" w14:paraId="76C6DE6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ED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A5E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Abbrev.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C67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952B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Range/Interpretation</w:t>
            </w:r>
          </w:p>
        </w:tc>
      </w:tr>
      <w:tr w:rsidR="00EC0BBD" w14:paraId="3E74CDC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605A" w14:textId="77777777" w:rsidR="00EC0BBD" w:rsidRDefault="006602E2">
            <w:r>
              <w:rPr>
                <w:sz w:val="18"/>
                <w:szCs w:val="18"/>
              </w:rPr>
              <w:t>Peak Signal-to-Noise Ratio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B698A" w14:textId="77777777" w:rsidR="00EC0BBD" w:rsidRDefault="006602E2">
            <w:r>
              <w:rPr>
                <w:sz w:val="18"/>
                <w:szCs w:val="18"/>
              </w:rPr>
              <w:t>PSNR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40E97" w14:textId="77777777" w:rsidR="00EC0BBD" w:rsidRDefault="006602E2">
            <w:r>
              <w:rPr>
                <w:sz w:val="18"/>
                <w:szCs w:val="18"/>
              </w:rPr>
              <w:t>Ratio of max signal to noise power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79FA4" w14:textId="77777777" w:rsidR="00EC0BBD" w:rsidRDefault="006602E2">
            <w:r>
              <w:rPr>
                <w:sz w:val="18"/>
                <w:szCs w:val="18"/>
              </w:rPr>
              <w:t>&gt;30 dB good; Higher = better</w:t>
            </w:r>
          </w:p>
        </w:tc>
      </w:tr>
      <w:tr w:rsidR="00EC0BBD" w14:paraId="7797D91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CD342" w14:textId="77777777" w:rsidR="00EC0BBD" w:rsidRDefault="006602E2">
            <w:r>
              <w:rPr>
                <w:sz w:val="18"/>
                <w:szCs w:val="18"/>
              </w:rPr>
              <w:t>Structural Similarity Index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1E0C4" w14:textId="77777777" w:rsidR="00EC0BBD" w:rsidRDefault="006602E2">
            <w:r>
              <w:rPr>
                <w:sz w:val="18"/>
                <w:szCs w:val="18"/>
              </w:rPr>
              <w:t>SSIM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BA780" w14:textId="77777777" w:rsidR="00EC0BBD" w:rsidRDefault="006602E2">
            <w:r>
              <w:rPr>
                <w:sz w:val="18"/>
                <w:szCs w:val="18"/>
              </w:rPr>
              <w:t>Luminance, contrast, structure comparison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7A19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  <w:tr w:rsidR="00EC0BBD" w14:paraId="2058954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0EED7" w14:textId="77777777" w:rsidR="00EC0BBD" w:rsidRDefault="006602E2">
            <w:r>
              <w:rPr>
                <w:sz w:val="18"/>
                <w:szCs w:val="18"/>
              </w:rPr>
              <w:t>Multi-Scale SSIM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CF5DD" w14:textId="77777777" w:rsidR="00EC0BBD" w:rsidRDefault="006602E2">
            <w:r>
              <w:rPr>
                <w:sz w:val="18"/>
                <w:szCs w:val="18"/>
              </w:rPr>
              <w:t>MS-SSIM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40BC5" w14:textId="77777777" w:rsidR="00EC0BBD" w:rsidRDefault="006602E2">
            <w:r>
              <w:rPr>
                <w:sz w:val="18"/>
                <w:szCs w:val="18"/>
              </w:rPr>
              <w:t>SSIM at multiple scales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D5880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  <w:tr w:rsidR="00EC0BBD" w14:paraId="2978FF2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F787" w14:textId="77777777" w:rsidR="00EC0BBD" w:rsidRDefault="006602E2">
            <w:r>
              <w:rPr>
                <w:sz w:val="18"/>
                <w:szCs w:val="18"/>
              </w:rPr>
              <w:t>Mean Absolute Error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46905" w14:textId="77777777" w:rsidR="00EC0BBD" w:rsidRDefault="006602E2">
            <w:r>
              <w:rPr>
                <w:sz w:val="18"/>
                <w:szCs w:val="18"/>
              </w:rPr>
              <w:t>MAE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1DD74" w14:textId="77777777" w:rsidR="00EC0BBD" w:rsidRDefault="006602E2">
            <w:r>
              <w:rPr>
                <w:sz w:val="18"/>
                <w:szCs w:val="18"/>
              </w:rPr>
              <w:t>Average absolute pixel difference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37E1" w14:textId="77777777" w:rsidR="00EC0BBD" w:rsidRDefault="00000000">
            <w:sdt>
              <w:sdtPr>
                <w:tag w:val="goog_rdk_4"/>
                <w:id w:val="1977930024"/>
              </w:sdtPr>
              <w:sdtContent>
                <w:r w:rsidR="006602E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≥0; Lower = better</w:t>
                </w:r>
              </w:sdtContent>
            </w:sdt>
          </w:p>
        </w:tc>
      </w:tr>
      <w:tr w:rsidR="00EC0BBD" w14:paraId="49272FA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817B3" w14:textId="77777777" w:rsidR="00EC0BBD" w:rsidRDefault="006602E2">
            <w:r>
              <w:rPr>
                <w:sz w:val="18"/>
                <w:szCs w:val="18"/>
              </w:rPr>
              <w:t>Mean Squared Error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042B" w14:textId="77777777" w:rsidR="00EC0BBD" w:rsidRDefault="006602E2">
            <w:r>
              <w:rPr>
                <w:sz w:val="18"/>
                <w:szCs w:val="18"/>
              </w:rPr>
              <w:t>MSE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B8D84" w14:textId="77777777" w:rsidR="00EC0BBD" w:rsidRDefault="006602E2">
            <w:r>
              <w:rPr>
                <w:sz w:val="18"/>
                <w:szCs w:val="18"/>
              </w:rPr>
              <w:t>Average squared pixel difference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97327" w14:textId="77777777" w:rsidR="00EC0BBD" w:rsidRDefault="00000000">
            <w:sdt>
              <w:sdtPr>
                <w:tag w:val="goog_rdk_5"/>
                <w:id w:val="2010154529"/>
              </w:sdtPr>
              <w:sdtContent>
                <w:r w:rsidR="006602E2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≥0; Lower = better</w:t>
                </w:r>
              </w:sdtContent>
            </w:sdt>
          </w:p>
        </w:tc>
      </w:tr>
      <w:tr w:rsidR="00EC0BBD" w14:paraId="76F7627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2D741" w14:textId="77777777" w:rsidR="00EC0BBD" w:rsidRDefault="006602E2">
            <w:r>
              <w:rPr>
                <w:sz w:val="18"/>
                <w:szCs w:val="18"/>
              </w:rPr>
              <w:t>Learned Perceptual Image Patch Similarity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42BB" w14:textId="77777777" w:rsidR="00EC0BBD" w:rsidRDefault="006602E2">
            <w:r>
              <w:rPr>
                <w:sz w:val="18"/>
                <w:szCs w:val="18"/>
              </w:rPr>
              <w:t>LPIPS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315F3" w14:textId="77777777" w:rsidR="00EC0BBD" w:rsidRDefault="006602E2">
            <w:r>
              <w:rPr>
                <w:sz w:val="18"/>
                <w:szCs w:val="18"/>
              </w:rPr>
              <w:t>Deep feature distance (VGG/</w:t>
            </w: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71C3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2920E1C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5C4B" w14:textId="77777777" w:rsidR="00EC0BBD" w:rsidRDefault="006602E2">
            <w:r>
              <w:rPr>
                <w:sz w:val="18"/>
                <w:szCs w:val="18"/>
              </w:rPr>
              <w:t>Deep Image Structure and Texture Similarity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9463" w14:textId="77777777" w:rsidR="00EC0BBD" w:rsidRDefault="006602E2">
            <w:r>
              <w:rPr>
                <w:sz w:val="18"/>
                <w:szCs w:val="18"/>
              </w:rPr>
              <w:t>DISTS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11396" w14:textId="77777777" w:rsidR="00EC0BBD" w:rsidRDefault="006602E2">
            <w:r>
              <w:rPr>
                <w:sz w:val="18"/>
                <w:szCs w:val="18"/>
              </w:rPr>
              <w:t>Structure + texture aware deep metric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B3B1" w14:textId="77777777" w:rsidR="00EC0BBD" w:rsidRDefault="006602E2">
            <w:r>
              <w:rPr>
                <w:sz w:val="18"/>
                <w:szCs w:val="18"/>
              </w:rPr>
              <w:t>0-1; Lower = better</w:t>
            </w:r>
          </w:p>
        </w:tc>
      </w:tr>
      <w:tr w:rsidR="00EC0BBD" w14:paraId="45619DD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29ED" w14:textId="77777777" w:rsidR="00EC0BBD" w:rsidRDefault="006602E2">
            <w:r>
              <w:rPr>
                <w:sz w:val="18"/>
                <w:szCs w:val="18"/>
              </w:rPr>
              <w:t>Visual Information Fidelity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A60E3" w14:textId="77777777" w:rsidR="00EC0BBD" w:rsidRDefault="006602E2">
            <w:r>
              <w:rPr>
                <w:sz w:val="18"/>
                <w:szCs w:val="18"/>
              </w:rPr>
              <w:t>VIF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136D" w14:textId="77777777" w:rsidR="00EC0BBD" w:rsidRDefault="006602E2">
            <w:r>
              <w:rPr>
                <w:sz w:val="18"/>
                <w:szCs w:val="18"/>
              </w:rPr>
              <w:t xml:space="preserve">Information </w:t>
            </w:r>
            <w:proofErr w:type="gramStart"/>
            <w:r>
              <w:rPr>
                <w:sz w:val="18"/>
                <w:szCs w:val="18"/>
              </w:rPr>
              <w:t>theoretic</w:t>
            </w:r>
            <w:proofErr w:type="gramEnd"/>
            <w:r>
              <w:rPr>
                <w:sz w:val="18"/>
                <w:szCs w:val="18"/>
              </w:rPr>
              <w:t xml:space="preserve"> quality measure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04330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  <w:tr w:rsidR="00EC0BBD" w14:paraId="16BE9B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F45D7" w14:textId="77777777" w:rsidR="00EC0BBD" w:rsidRDefault="006602E2">
            <w:r>
              <w:rPr>
                <w:sz w:val="18"/>
                <w:szCs w:val="18"/>
              </w:rPr>
              <w:t>Feature Similarity Index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E36F" w14:textId="77777777" w:rsidR="00EC0BBD" w:rsidRDefault="006602E2">
            <w:r>
              <w:rPr>
                <w:sz w:val="18"/>
                <w:szCs w:val="18"/>
              </w:rPr>
              <w:t>FSIM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8F8E8" w14:textId="77777777" w:rsidR="00EC0BBD" w:rsidRDefault="006602E2">
            <w:r>
              <w:rPr>
                <w:sz w:val="18"/>
                <w:szCs w:val="18"/>
              </w:rPr>
              <w:t>Phase congruency + gradient magnitude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7515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  <w:tr w:rsidR="00EC0BBD" w14:paraId="79079BD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EAF57" w14:textId="77777777" w:rsidR="00EC0BBD" w:rsidRDefault="006602E2">
            <w:r>
              <w:rPr>
                <w:sz w:val="18"/>
                <w:szCs w:val="18"/>
              </w:rPr>
              <w:t>Dice Similarity Coefficient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61A80" w14:textId="77777777" w:rsidR="00EC0BBD" w:rsidRDefault="006602E2">
            <w:r>
              <w:rPr>
                <w:sz w:val="18"/>
                <w:szCs w:val="18"/>
              </w:rPr>
              <w:t>DSC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4BDA" w14:textId="77777777" w:rsidR="00EC0BBD" w:rsidRDefault="006602E2">
            <w:r>
              <w:rPr>
                <w:sz w:val="18"/>
                <w:szCs w:val="18"/>
              </w:rPr>
              <w:t xml:space="preserve">Segmentation </w:t>
            </w:r>
            <w:proofErr w:type="gramStart"/>
            <w:r>
              <w:rPr>
                <w:sz w:val="18"/>
                <w:szCs w:val="18"/>
              </w:rPr>
              <w:t>overlap</w:t>
            </w:r>
            <w:proofErr w:type="gramEnd"/>
            <w:r>
              <w:rPr>
                <w:sz w:val="18"/>
                <w:szCs w:val="18"/>
              </w:rPr>
              <w:t xml:space="preserve"> (after thresholding)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978D" w14:textId="77777777" w:rsidR="00EC0BBD" w:rsidRDefault="006602E2">
            <w:r>
              <w:rPr>
                <w:sz w:val="18"/>
                <w:szCs w:val="18"/>
              </w:rPr>
              <w:t>0-1; Higher = better</w:t>
            </w:r>
          </w:p>
        </w:tc>
      </w:tr>
    </w:tbl>
    <w:p w14:paraId="0E27B00A" w14:textId="77777777" w:rsidR="00EC0BBD" w:rsidRDefault="00EC0BBD">
      <w:pPr>
        <w:spacing w:before="200"/>
      </w:pPr>
    </w:p>
    <w:p w14:paraId="0C87DD69" w14:textId="77777777" w:rsidR="00EC0BBD" w:rsidRDefault="006602E2">
      <w:pPr>
        <w:pStyle w:val="Heading2"/>
      </w:pPr>
      <w:r>
        <w:t>2.2 Distribution Metrics (Unpaired)</w:t>
      </w:r>
    </w:p>
    <w:tbl>
      <w:tblPr>
        <w:tblStyle w:val="a9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900"/>
        <w:gridCol w:w="3300"/>
        <w:gridCol w:w="2360"/>
      </w:tblGrid>
      <w:tr w:rsidR="00EC0BBD" w14:paraId="07DA963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0C4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ACD7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Abbrev.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97B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69B5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65A80C9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B26D7" w14:textId="77777777" w:rsidR="00EC0BBD" w:rsidRDefault="006602E2">
            <w:proofErr w:type="spellStart"/>
            <w:r>
              <w:rPr>
                <w:sz w:val="18"/>
                <w:szCs w:val="18"/>
              </w:rPr>
              <w:t>Frechet</w:t>
            </w:r>
            <w:proofErr w:type="spellEnd"/>
            <w:r>
              <w:rPr>
                <w:sz w:val="18"/>
                <w:szCs w:val="18"/>
              </w:rPr>
              <w:t xml:space="preserve"> Inception Distance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628D1" w14:textId="77777777" w:rsidR="00EC0BBD" w:rsidRDefault="006602E2">
            <w:r>
              <w:rPr>
                <w:sz w:val="18"/>
                <w:szCs w:val="18"/>
              </w:rPr>
              <w:t>FID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E546C" w14:textId="77777777" w:rsidR="00EC0BBD" w:rsidRDefault="006602E2">
            <w:r>
              <w:rPr>
                <w:sz w:val="18"/>
                <w:szCs w:val="18"/>
              </w:rPr>
              <w:t>Wasserstein-2 distance in Inception feature space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F1208" w14:textId="77777777" w:rsidR="00EC0BBD" w:rsidRDefault="006602E2">
            <w:r>
              <w:rPr>
                <w:sz w:val="18"/>
                <w:szCs w:val="18"/>
              </w:rPr>
              <w:t>Lower = better; &lt;50 often good</w:t>
            </w:r>
          </w:p>
        </w:tc>
      </w:tr>
      <w:tr w:rsidR="00EC0BBD" w14:paraId="13F036D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FD5A" w14:textId="77777777" w:rsidR="00EC0BBD" w:rsidRDefault="006602E2">
            <w:r>
              <w:rPr>
                <w:sz w:val="18"/>
                <w:szCs w:val="18"/>
              </w:rPr>
              <w:t>Spatial FID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6A95" w14:textId="77777777" w:rsidR="00EC0BBD" w:rsidRDefault="006602E2">
            <w:proofErr w:type="spellStart"/>
            <w:r>
              <w:rPr>
                <w:sz w:val="18"/>
                <w:szCs w:val="18"/>
              </w:rPr>
              <w:t>sFID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3B4E" w14:textId="77777777" w:rsidR="00EC0BBD" w:rsidRDefault="006602E2">
            <w:r>
              <w:rPr>
                <w:sz w:val="18"/>
                <w:szCs w:val="18"/>
              </w:rPr>
              <w:t xml:space="preserve">FID on </w:t>
            </w:r>
            <w:proofErr w:type="gramStart"/>
            <w:r>
              <w:rPr>
                <w:sz w:val="18"/>
                <w:szCs w:val="18"/>
              </w:rPr>
              <w:t>spatially-aware</w:t>
            </w:r>
            <w:proofErr w:type="gramEnd"/>
            <w:r>
              <w:rPr>
                <w:sz w:val="18"/>
                <w:szCs w:val="18"/>
              </w:rPr>
              <w:t xml:space="preserve"> features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B4E5C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0F232D8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78382" w14:textId="77777777" w:rsidR="00EC0BBD" w:rsidRDefault="006602E2">
            <w:r>
              <w:rPr>
                <w:sz w:val="18"/>
                <w:szCs w:val="18"/>
              </w:rPr>
              <w:t>Kernel Inception Distance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A267" w14:textId="77777777" w:rsidR="00EC0BBD" w:rsidRDefault="006602E2">
            <w:r>
              <w:rPr>
                <w:sz w:val="18"/>
                <w:szCs w:val="18"/>
              </w:rPr>
              <w:t>KID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F38E" w14:textId="77777777" w:rsidR="00EC0BBD" w:rsidRDefault="006602E2">
            <w:r>
              <w:rPr>
                <w:sz w:val="18"/>
                <w:szCs w:val="18"/>
              </w:rPr>
              <w:t>MMD in Inception feature space (unbiased)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3757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699BEEA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DFFB0" w14:textId="77777777" w:rsidR="00EC0BBD" w:rsidRDefault="006602E2">
            <w:r>
              <w:rPr>
                <w:sz w:val="18"/>
                <w:szCs w:val="18"/>
              </w:rPr>
              <w:t>Inception Score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970EA" w14:textId="77777777" w:rsidR="00EC0BBD" w:rsidRDefault="006602E2">
            <w:r>
              <w:rPr>
                <w:sz w:val="18"/>
                <w:szCs w:val="18"/>
              </w:rPr>
              <w:t>IS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3DFC" w14:textId="77777777" w:rsidR="00EC0BBD" w:rsidRDefault="006602E2">
            <w:r>
              <w:rPr>
                <w:sz w:val="18"/>
                <w:szCs w:val="18"/>
              </w:rPr>
              <w:t>Quality + diversity from classifier confidence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BAD7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  <w:tr w:rsidR="00EC0BBD" w14:paraId="6D8357C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22C38" w14:textId="77777777" w:rsidR="00EC0BBD" w:rsidRDefault="006602E2">
            <w:r>
              <w:rPr>
                <w:sz w:val="18"/>
                <w:szCs w:val="18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9E912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B4D99" w14:textId="77777777" w:rsidR="00EC0BBD" w:rsidRDefault="006602E2">
            <w:r>
              <w:rPr>
                <w:sz w:val="18"/>
                <w:szCs w:val="18"/>
              </w:rPr>
              <w:t>Fraction of synthetic samples in real manifold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8E87D" w14:textId="77777777" w:rsidR="00EC0BBD" w:rsidRDefault="006602E2">
            <w:r>
              <w:rPr>
                <w:sz w:val="18"/>
                <w:szCs w:val="18"/>
              </w:rPr>
              <w:t>Higher = better fidelity</w:t>
            </w:r>
          </w:p>
        </w:tc>
      </w:tr>
      <w:tr w:rsidR="00EC0BBD" w14:paraId="4321FFF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DADA" w14:textId="77777777" w:rsidR="00EC0BBD" w:rsidRDefault="006602E2">
            <w:r>
              <w:rPr>
                <w:sz w:val="18"/>
                <w:szCs w:val="18"/>
              </w:rPr>
              <w:t>Recall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67AC6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5C603" w14:textId="77777777" w:rsidR="00EC0BBD" w:rsidRDefault="006602E2">
            <w:r>
              <w:rPr>
                <w:sz w:val="18"/>
                <w:szCs w:val="18"/>
              </w:rPr>
              <w:t>Fraction of real manifold covered by synthetic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1F577" w14:textId="77777777" w:rsidR="00EC0BBD" w:rsidRDefault="006602E2">
            <w:r>
              <w:rPr>
                <w:sz w:val="18"/>
                <w:szCs w:val="18"/>
              </w:rPr>
              <w:t>Higher = better diversity</w:t>
            </w:r>
          </w:p>
        </w:tc>
      </w:tr>
      <w:tr w:rsidR="00EC0BBD" w14:paraId="560A3EC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2BE1" w14:textId="77777777" w:rsidR="00EC0BBD" w:rsidRDefault="006602E2">
            <w:r>
              <w:rPr>
                <w:sz w:val="18"/>
                <w:szCs w:val="18"/>
              </w:rPr>
              <w:t>Density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D13F9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1E9B" w14:textId="77777777" w:rsidR="00EC0BBD" w:rsidRDefault="006602E2">
            <w:r>
              <w:rPr>
                <w:sz w:val="18"/>
                <w:szCs w:val="18"/>
              </w:rPr>
              <w:t>Relative density in manifold overlap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D879A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  <w:tr w:rsidR="00EC0BBD" w14:paraId="23F5EAB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4516" w14:textId="77777777" w:rsidR="00EC0BBD" w:rsidRDefault="006602E2"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4808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466F9" w14:textId="77777777" w:rsidR="00EC0BBD" w:rsidRDefault="006602E2">
            <w:r>
              <w:rPr>
                <w:sz w:val="18"/>
                <w:szCs w:val="18"/>
              </w:rPr>
              <w:t>Manifold coverage measure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9DEDF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  <w:tr w:rsidR="00EC0BBD" w14:paraId="2CE8539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E9261" w14:textId="77777777" w:rsidR="00EC0BBD" w:rsidRDefault="006602E2">
            <w:r>
              <w:rPr>
                <w:sz w:val="18"/>
                <w:szCs w:val="18"/>
              </w:rPr>
              <w:t>Vendi Score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2A7E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1F482" w14:textId="77777777" w:rsidR="00EC0BBD" w:rsidRDefault="006602E2">
            <w:r>
              <w:rPr>
                <w:sz w:val="18"/>
                <w:szCs w:val="18"/>
              </w:rPr>
              <w:t>Diversity measure using eigenvalues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B6185" w14:textId="77777777" w:rsidR="00EC0BBD" w:rsidRDefault="006602E2">
            <w:r>
              <w:rPr>
                <w:sz w:val="18"/>
                <w:szCs w:val="18"/>
              </w:rPr>
              <w:t>Higher = more diverse</w:t>
            </w:r>
          </w:p>
        </w:tc>
      </w:tr>
    </w:tbl>
    <w:p w14:paraId="60061E4C" w14:textId="77777777" w:rsidR="00EC0BBD" w:rsidRDefault="00EC0BBD">
      <w:pPr>
        <w:spacing w:before="200"/>
      </w:pPr>
    </w:p>
    <w:p w14:paraId="2A1989DF" w14:textId="77777777" w:rsidR="00EC0BBD" w:rsidRDefault="006602E2">
      <w:pPr>
        <w:pStyle w:val="Heading3"/>
      </w:pPr>
      <w:r>
        <w:t>Medical-Specific Feature Extractors</w:t>
      </w:r>
    </w:p>
    <w:tbl>
      <w:tblPr>
        <w:tblStyle w:val="aa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EC0BBD" w14:paraId="5A944EA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FC60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Extractor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B8A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AD1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Modality</w:t>
            </w:r>
          </w:p>
        </w:tc>
      </w:tr>
      <w:tr w:rsidR="00EC0BBD" w14:paraId="0B4272A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88FD" w14:textId="77777777" w:rsidR="00EC0BBD" w:rsidRDefault="006602E2">
            <w:proofErr w:type="spellStart"/>
            <w:r>
              <w:rPr>
                <w:sz w:val="18"/>
                <w:szCs w:val="18"/>
              </w:rPr>
              <w:t>RadImageNet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7C5AD" w14:textId="77777777" w:rsidR="00EC0BBD" w:rsidRDefault="006602E2">
            <w:r>
              <w:rPr>
                <w:sz w:val="18"/>
                <w:szCs w:val="18"/>
              </w:rPr>
              <w:t xml:space="preserve">Trained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1.35M medical images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1AE2E" w14:textId="77777777" w:rsidR="00EC0BBD" w:rsidRDefault="006602E2">
            <w:r>
              <w:rPr>
                <w:sz w:val="18"/>
                <w:szCs w:val="18"/>
              </w:rPr>
              <w:t>CT, MRI, Ultrasound</w:t>
            </w:r>
          </w:p>
        </w:tc>
      </w:tr>
      <w:tr w:rsidR="00EC0BBD" w14:paraId="3DCCC09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097D7" w14:textId="77777777" w:rsidR="00EC0BBD" w:rsidRDefault="006602E2">
            <w:proofErr w:type="spellStart"/>
            <w:r>
              <w:rPr>
                <w:sz w:val="18"/>
                <w:szCs w:val="18"/>
              </w:rPr>
              <w:t>MedicalNet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43D0" w14:textId="77777777" w:rsidR="00EC0BBD" w:rsidRDefault="006602E2">
            <w:r>
              <w:rPr>
                <w:sz w:val="18"/>
                <w:szCs w:val="18"/>
              </w:rPr>
              <w:t xml:space="preserve">3D </w:t>
            </w:r>
            <w:proofErr w:type="spellStart"/>
            <w:r>
              <w:rPr>
                <w:sz w:val="18"/>
                <w:szCs w:val="18"/>
              </w:rPr>
              <w:t>ResNets</w:t>
            </w:r>
            <w:proofErr w:type="spellEnd"/>
            <w:r>
              <w:rPr>
                <w:sz w:val="18"/>
                <w:szCs w:val="18"/>
              </w:rPr>
              <w:t xml:space="preserve"> on 23 medical datasets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D12A" w14:textId="77777777" w:rsidR="00EC0BBD" w:rsidRDefault="006602E2">
            <w:r>
              <w:rPr>
                <w:sz w:val="18"/>
                <w:szCs w:val="18"/>
              </w:rPr>
              <w:t>3D CT, MRI</w:t>
            </w:r>
          </w:p>
        </w:tc>
      </w:tr>
      <w:tr w:rsidR="00EC0BBD" w14:paraId="660485D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4020A" w14:textId="77777777" w:rsidR="00EC0BBD" w:rsidRDefault="006602E2">
            <w:r>
              <w:rPr>
                <w:sz w:val="18"/>
                <w:szCs w:val="18"/>
              </w:rPr>
              <w:t>ImageNet (InceptionV3)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AE3AE" w14:textId="77777777" w:rsidR="00EC0BBD" w:rsidRDefault="006602E2">
            <w:r>
              <w:rPr>
                <w:sz w:val="18"/>
                <w:szCs w:val="18"/>
              </w:rPr>
              <w:t>Standard pretrained extractor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427F6" w14:textId="77777777" w:rsidR="00EC0BBD" w:rsidRDefault="006602E2">
            <w:r>
              <w:rPr>
                <w:sz w:val="18"/>
                <w:szCs w:val="18"/>
              </w:rPr>
              <w:t>General (</w:t>
            </w:r>
            <w:proofErr w:type="gramStart"/>
            <w:r>
              <w:rPr>
                <w:sz w:val="18"/>
                <w:szCs w:val="18"/>
              </w:rPr>
              <w:t>may be</w:t>
            </w:r>
            <w:proofErr w:type="gramEnd"/>
            <w:r>
              <w:rPr>
                <w:sz w:val="18"/>
                <w:szCs w:val="18"/>
              </w:rPr>
              <w:t xml:space="preserve"> more consistent)</w:t>
            </w:r>
          </w:p>
        </w:tc>
      </w:tr>
    </w:tbl>
    <w:p w14:paraId="44EAFD9C" w14:textId="77777777" w:rsidR="00EC0BBD" w:rsidRDefault="006602E2">
      <w:r>
        <w:br w:type="page"/>
      </w:r>
    </w:p>
    <w:p w14:paraId="48753F4B" w14:textId="77777777" w:rsidR="00EC0BBD" w:rsidRDefault="006602E2">
      <w:pPr>
        <w:pStyle w:val="Heading2"/>
      </w:pPr>
      <w:r>
        <w:lastRenderedPageBreak/>
        <w:t>2.3 No-Reference Quality Metrics</w:t>
      </w:r>
    </w:p>
    <w:tbl>
      <w:tblPr>
        <w:tblStyle w:val="ab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EC0BBD" w14:paraId="08303B4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26D4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E5ED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0AE9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EC0BBD" w14:paraId="56D537E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A6185" w14:textId="77777777" w:rsidR="00EC0BBD" w:rsidRDefault="006602E2">
            <w:r>
              <w:rPr>
                <w:sz w:val="18"/>
                <w:szCs w:val="18"/>
              </w:rPr>
              <w:t>NIQE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D7F0" w14:textId="77777777" w:rsidR="00EC0BBD" w:rsidRDefault="006602E2">
            <w:r>
              <w:rPr>
                <w:sz w:val="18"/>
                <w:szCs w:val="18"/>
              </w:rPr>
              <w:t>Natural Image Quality Evaluator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6D93" w14:textId="77777777" w:rsidR="00EC0BBD" w:rsidRDefault="006602E2">
            <w:r>
              <w:rPr>
                <w:sz w:val="18"/>
                <w:szCs w:val="18"/>
              </w:rPr>
              <w:t>Naturalness assessment</w:t>
            </w:r>
          </w:p>
        </w:tc>
      </w:tr>
      <w:tr w:rsidR="00EC0BBD" w14:paraId="7FCA798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5FD2" w14:textId="77777777" w:rsidR="00EC0BBD" w:rsidRDefault="006602E2">
            <w:r>
              <w:rPr>
                <w:sz w:val="18"/>
                <w:szCs w:val="18"/>
              </w:rPr>
              <w:t>BRISQUE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5130E" w14:textId="77777777" w:rsidR="00EC0BBD" w:rsidRDefault="006602E2">
            <w:r>
              <w:rPr>
                <w:sz w:val="18"/>
                <w:szCs w:val="18"/>
              </w:rPr>
              <w:t>Blind/</w:t>
            </w:r>
            <w:proofErr w:type="spellStart"/>
            <w:r>
              <w:rPr>
                <w:sz w:val="18"/>
                <w:szCs w:val="18"/>
              </w:rPr>
              <w:t>Referenceless</w:t>
            </w:r>
            <w:proofErr w:type="spellEnd"/>
            <w:r>
              <w:rPr>
                <w:sz w:val="18"/>
                <w:szCs w:val="18"/>
              </w:rPr>
              <w:t xml:space="preserve"> Image Spatial Quality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6225A" w14:textId="77777777" w:rsidR="00EC0BBD" w:rsidRDefault="006602E2">
            <w:r>
              <w:rPr>
                <w:sz w:val="18"/>
                <w:szCs w:val="18"/>
              </w:rPr>
              <w:t>Distortion detection</w:t>
            </w:r>
          </w:p>
        </w:tc>
      </w:tr>
      <w:tr w:rsidR="00EC0BBD" w14:paraId="5A3C307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49B4" w14:textId="77777777" w:rsidR="00EC0BBD" w:rsidRDefault="006602E2">
            <w:r>
              <w:rPr>
                <w:sz w:val="18"/>
                <w:szCs w:val="18"/>
              </w:rPr>
              <w:t>MUSIQ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F2E45" w14:textId="77777777" w:rsidR="00EC0BBD" w:rsidRDefault="006602E2">
            <w:r>
              <w:rPr>
                <w:sz w:val="18"/>
                <w:szCs w:val="18"/>
              </w:rPr>
              <w:t>Multi-Scale Image Quality Transformer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7D35" w14:textId="77777777" w:rsidR="00EC0BBD" w:rsidRDefault="006602E2">
            <w:r>
              <w:rPr>
                <w:sz w:val="18"/>
                <w:szCs w:val="18"/>
              </w:rPr>
              <w:t>General quality</w:t>
            </w:r>
          </w:p>
        </w:tc>
      </w:tr>
      <w:tr w:rsidR="00EC0BBD" w14:paraId="2E996A1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51E4" w14:textId="77777777" w:rsidR="00EC0BBD" w:rsidRDefault="006602E2">
            <w:r>
              <w:rPr>
                <w:sz w:val="18"/>
                <w:szCs w:val="18"/>
              </w:rPr>
              <w:t>BLUR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AB28" w14:textId="77777777" w:rsidR="00EC0BBD" w:rsidRDefault="006602E2">
            <w:r>
              <w:rPr>
                <w:sz w:val="18"/>
                <w:szCs w:val="18"/>
              </w:rPr>
              <w:t>Blur detection score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722C" w14:textId="77777777" w:rsidR="00EC0BBD" w:rsidRDefault="006602E2">
            <w:r>
              <w:rPr>
                <w:sz w:val="18"/>
                <w:szCs w:val="18"/>
              </w:rPr>
              <w:t>Sharpness evaluation</w:t>
            </w:r>
          </w:p>
        </w:tc>
      </w:tr>
    </w:tbl>
    <w:p w14:paraId="4B94D5A5" w14:textId="77777777" w:rsidR="00EC0BBD" w:rsidRDefault="00EC0BBD">
      <w:pPr>
        <w:spacing w:before="200"/>
      </w:pPr>
    </w:p>
    <w:p w14:paraId="07D9947D" w14:textId="77777777" w:rsidR="00EC0BBD" w:rsidRDefault="006602E2">
      <w:pPr>
        <w:pStyle w:val="Heading2"/>
      </w:pPr>
      <w:r>
        <w:t>2.4 3D Medical Imaging Metrics (Volumetric)</w:t>
      </w:r>
    </w:p>
    <w:tbl>
      <w:tblPr>
        <w:tblStyle w:val="ac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EC0BBD" w14:paraId="2AF0BDE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3864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97A5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91F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</w:tr>
      <w:tr w:rsidR="00EC0BBD" w14:paraId="2D7E8EE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BEFED" w14:textId="77777777" w:rsidR="00EC0BBD" w:rsidRDefault="006602E2">
            <w:r>
              <w:rPr>
                <w:sz w:val="18"/>
                <w:szCs w:val="18"/>
              </w:rPr>
              <w:t>3D SSIM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35C3D" w14:textId="77777777" w:rsidR="00EC0BBD" w:rsidRDefault="006602E2">
            <w:r>
              <w:rPr>
                <w:sz w:val="18"/>
                <w:szCs w:val="18"/>
              </w:rPr>
              <w:t>Volumetric structural similarity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B833B" w14:textId="77777777" w:rsidR="00EC0BBD" w:rsidRDefault="006602E2">
            <w:r>
              <w:rPr>
                <w:sz w:val="18"/>
                <w:szCs w:val="18"/>
              </w:rPr>
              <w:t>MONAI</w:t>
            </w:r>
          </w:p>
        </w:tc>
      </w:tr>
      <w:tr w:rsidR="00EC0BBD" w14:paraId="5DCBE55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9F4A" w14:textId="77777777" w:rsidR="00EC0BBD" w:rsidRDefault="006602E2">
            <w:r>
              <w:rPr>
                <w:sz w:val="18"/>
                <w:szCs w:val="18"/>
              </w:rPr>
              <w:t>3D PSNR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17BF5" w14:textId="77777777" w:rsidR="00EC0BBD" w:rsidRDefault="006602E2">
            <w:r>
              <w:rPr>
                <w:sz w:val="18"/>
                <w:szCs w:val="18"/>
              </w:rPr>
              <w:t>Volumetric PSNR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58F5" w14:textId="77777777" w:rsidR="00EC0BBD" w:rsidRDefault="006602E2">
            <w:r>
              <w:rPr>
                <w:sz w:val="18"/>
                <w:szCs w:val="18"/>
              </w:rPr>
              <w:t>MONAI</w:t>
            </w:r>
          </w:p>
        </w:tc>
      </w:tr>
      <w:tr w:rsidR="00EC0BBD" w14:paraId="1D2C285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CBB4" w14:textId="77777777" w:rsidR="00EC0BBD" w:rsidRDefault="006602E2">
            <w:proofErr w:type="spellStart"/>
            <w:r>
              <w:rPr>
                <w:sz w:val="18"/>
                <w:szCs w:val="18"/>
              </w:rPr>
              <w:t>Hausdorff</w:t>
            </w:r>
            <w:proofErr w:type="spellEnd"/>
            <w:r>
              <w:rPr>
                <w:sz w:val="18"/>
                <w:szCs w:val="18"/>
              </w:rPr>
              <w:t xml:space="preserve"> Distance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22EB3" w14:textId="77777777" w:rsidR="00EC0BBD" w:rsidRDefault="006602E2">
            <w:r>
              <w:rPr>
                <w:sz w:val="18"/>
                <w:szCs w:val="18"/>
              </w:rPr>
              <w:t>Maximum surface distance (segmentation)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7F226" w14:textId="77777777" w:rsidR="00EC0BBD" w:rsidRDefault="006602E2">
            <w:r>
              <w:rPr>
                <w:sz w:val="18"/>
                <w:szCs w:val="18"/>
              </w:rPr>
              <w:t>MONAI</w:t>
            </w:r>
          </w:p>
        </w:tc>
      </w:tr>
      <w:tr w:rsidR="00EC0BBD" w14:paraId="34BB6A2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5553F" w14:textId="77777777" w:rsidR="00EC0BBD" w:rsidRDefault="006602E2">
            <w:r>
              <w:rPr>
                <w:sz w:val="18"/>
                <w:szCs w:val="18"/>
              </w:rPr>
              <w:t>Average Surface Distance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DBDC" w14:textId="77777777" w:rsidR="00EC0BBD" w:rsidRDefault="006602E2">
            <w:r>
              <w:rPr>
                <w:sz w:val="18"/>
                <w:szCs w:val="18"/>
              </w:rPr>
              <w:t>Mean surface distance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5CF7" w14:textId="77777777" w:rsidR="00EC0BBD" w:rsidRDefault="006602E2">
            <w:r>
              <w:rPr>
                <w:sz w:val="18"/>
                <w:szCs w:val="18"/>
              </w:rPr>
              <w:t>MONAI</w:t>
            </w:r>
          </w:p>
        </w:tc>
      </w:tr>
      <w:tr w:rsidR="00EC0BBD" w14:paraId="23B0ED9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CE22" w14:textId="77777777" w:rsidR="00EC0BBD" w:rsidRDefault="006602E2">
            <w:r>
              <w:rPr>
                <w:sz w:val="18"/>
                <w:szCs w:val="18"/>
              </w:rPr>
              <w:t>3D FID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17DE6" w14:textId="77777777" w:rsidR="00EC0BBD" w:rsidRDefault="006602E2">
            <w:r>
              <w:rPr>
                <w:sz w:val="18"/>
                <w:szCs w:val="18"/>
              </w:rPr>
              <w:t>FID using 3D feature extractors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95C1A" w14:textId="77777777" w:rsidR="00EC0BBD" w:rsidRDefault="006602E2">
            <w:proofErr w:type="spellStart"/>
            <w:proofErr w:type="gramStart"/>
            <w:r>
              <w:rPr>
                <w:sz w:val="18"/>
                <w:szCs w:val="18"/>
              </w:rPr>
              <w:t>MedicalNet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custom</w:t>
            </w:r>
          </w:p>
        </w:tc>
      </w:tr>
      <w:tr w:rsidR="00EC0BBD" w14:paraId="4613929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24BA4" w14:textId="77777777" w:rsidR="00EC0BBD" w:rsidRDefault="006602E2">
            <w:r>
              <w:rPr>
                <w:sz w:val="18"/>
                <w:szCs w:val="18"/>
              </w:rPr>
              <w:t>Volumetric Dice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84027" w14:textId="77777777" w:rsidR="00EC0BBD" w:rsidRDefault="006602E2">
            <w:r>
              <w:rPr>
                <w:sz w:val="18"/>
                <w:szCs w:val="18"/>
              </w:rPr>
              <w:t>3D segmentation overlap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704C" w14:textId="77777777" w:rsidR="00EC0BBD" w:rsidRDefault="006602E2">
            <w:r>
              <w:rPr>
                <w:sz w:val="18"/>
                <w:szCs w:val="18"/>
              </w:rPr>
              <w:t>MONAI</w:t>
            </w:r>
          </w:p>
        </w:tc>
      </w:tr>
    </w:tbl>
    <w:p w14:paraId="3DEEC669" w14:textId="77777777" w:rsidR="00EC0BBD" w:rsidRDefault="00EC0BBD">
      <w:pPr>
        <w:spacing w:before="300"/>
      </w:pPr>
    </w:p>
    <w:p w14:paraId="5C670ED3" w14:textId="77777777" w:rsidR="00EC0BBD" w:rsidRDefault="006602E2">
      <w:pPr>
        <w:pStyle w:val="Heading1"/>
      </w:pPr>
      <w:r>
        <w:t>3. TIME SERIES DATA METRICS</w:t>
      </w:r>
    </w:p>
    <w:p w14:paraId="06D04A70" w14:textId="77777777" w:rsidR="00EC0BBD" w:rsidRDefault="006602E2">
      <w:pPr>
        <w:pStyle w:val="Heading2"/>
      </w:pPr>
      <w:r>
        <w:t>3.1 Temporal Structure Metrics</w:t>
      </w:r>
    </w:p>
    <w:tbl>
      <w:tblPr>
        <w:tblStyle w:val="ad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900"/>
        <w:gridCol w:w="3300"/>
        <w:gridCol w:w="2360"/>
      </w:tblGrid>
      <w:tr w:rsidR="00EC0BBD" w14:paraId="46EF731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009D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C35D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Abbrev.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06E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A0F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18CCEBA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3302B" w14:textId="77777777" w:rsidR="00EC0BBD" w:rsidRDefault="006602E2">
            <w:r>
              <w:rPr>
                <w:sz w:val="18"/>
                <w:szCs w:val="18"/>
              </w:rPr>
              <w:t>Autocorrelation Score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EAA04" w14:textId="77777777" w:rsidR="00EC0BBD" w:rsidRDefault="006602E2">
            <w:proofErr w:type="spellStart"/>
            <w:r>
              <w:rPr>
                <w:sz w:val="18"/>
                <w:szCs w:val="18"/>
              </w:rPr>
              <w:t>sACF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1CEB6" w14:textId="77777777" w:rsidR="00EC0BBD" w:rsidRDefault="006602E2">
            <w:r>
              <w:rPr>
                <w:sz w:val="18"/>
                <w:szCs w:val="18"/>
              </w:rPr>
              <w:t>Similarity of autocorrelation functions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10F60" w14:textId="77777777" w:rsidR="00EC0BBD" w:rsidRDefault="006602E2">
            <w:r>
              <w:rPr>
                <w:sz w:val="18"/>
                <w:szCs w:val="18"/>
              </w:rPr>
              <w:t>Lower difference = better</w:t>
            </w:r>
          </w:p>
        </w:tc>
      </w:tr>
      <w:tr w:rsidR="00EC0BBD" w14:paraId="15D6BC2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FBCA8" w14:textId="77777777" w:rsidR="00EC0BBD" w:rsidRDefault="006602E2">
            <w:r>
              <w:rPr>
                <w:sz w:val="18"/>
                <w:szCs w:val="18"/>
              </w:rPr>
              <w:t>Partial Autocorrelation Score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1CE71" w14:textId="77777777" w:rsidR="00EC0BBD" w:rsidRDefault="006602E2">
            <w:proofErr w:type="spellStart"/>
            <w:r>
              <w:rPr>
                <w:sz w:val="18"/>
                <w:szCs w:val="18"/>
              </w:rPr>
              <w:t>sPACF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507C3" w14:textId="77777777" w:rsidR="00EC0BBD" w:rsidRDefault="006602E2">
            <w:r>
              <w:rPr>
                <w:sz w:val="18"/>
                <w:szCs w:val="18"/>
              </w:rPr>
              <w:t>Similarity of partial autocorrelation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C8C46" w14:textId="77777777" w:rsidR="00EC0BBD" w:rsidRDefault="006602E2">
            <w:r>
              <w:rPr>
                <w:sz w:val="18"/>
                <w:szCs w:val="18"/>
              </w:rPr>
              <w:t>Lower difference = better</w:t>
            </w:r>
          </w:p>
        </w:tc>
      </w:tr>
      <w:tr w:rsidR="00EC0BBD" w14:paraId="7F7C79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98267" w14:textId="77777777" w:rsidR="00EC0BBD" w:rsidRDefault="006602E2">
            <w:r>
              <w:rPr>
                <w:sz w:val="18"/>
                <w:szCs w:val="18"/>
              </w:rPr>
              <w:t>Lag Effect Score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84B43" w14:textId="77777777" w:rsidR="00EC0BBD" w:rsidRDefault="006602E2">
            <w:proofErr w:type="spellStart"/>
            <w:r>
              <w:rPr>
                <w:sz w:val="18"/>
                <w:szCs w:val="18"/>
              </w:rPr>
              <w:t>sLE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C849" w14:textId="77777777" w:rsidR="00EC0BBD" w:rsidRDefault="006602E2">
            <w:r>
              <w:rPr>
                <w:sz w:val="18"/>
                <w:szCs w:val="18"/>
              </w:rPr>
              <w:t>Squared lag correlation similarity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5158B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622686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C07B" w14:textId="77777777" w:rsidR="00EC0BBD" w:rsidRDefault="006602E2">
            <w:r>
              <w:rPr>
                <w:sz w:val="18"/>
                <w:szCs w:val="18"/>
              </w:rPr>
              <w:t>ACF Coefficient MMD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AFA41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6B79A" w14:textId="77777777" w:rsidR="00EC0BBD" w:rsidRDefault="006602E2">
            <w:r>
              <w:rPr>
                <w:sz w:val="18"/>
                <w:szCs w:val="18"/>
              </w:rPr>
              <w:t>MMD between ACF coefficient distributions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95BF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4A06F6F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72A3" w14:textId="77777777" w:rsidR="00EC0BBD" w:rsidRDefault="006602E2">
            <w:r>
              <w:rPr>
                <w:sz w:val="18"/>
                <w:szCs w:val="18"/>
              </w:rPr>
              <w:t>Spectral Density Distance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BB85" w14:textId="77777777" w:rsidR="00EC0BBD" w:rsidRDefault="006602E2">
            <w:r>
              <w:rPr>
                <w:sz w:val="18"/>
                <w:szCs w:val="18"/>
              </w:rPr>
              <w:t>-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2AC02" w14:textId="77777777" w:rsidR="00EC0BBD" w:rsidRDefault="006602E2">
            <w:r>
              <w:rPr>
                <w:sz w:val="18"/>
                <w:szCs w:val="18"/>
              </w:rPr>
              <w:t>Difference in power spectral densities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E8D01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6A2D70A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F89EE" w14:textId="77777777" w:rsidR="00EC0BBD" w:rsidRDefault="006602E2">
            <w:r>
              <w:rPr>
                <w:sz w:val="18"/>
                <w:szCs w:val="18"/>
              </w:rPr>
              <w:t>Dynamic Time Warping Distance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9201" w14:textId="77777777" w:rsidR="00EC0BBD" w:rsidRDefault="006602E2">
            <w:r>
              <w:rPr>
                <w:sz w:val="18"/>
                <w:szCs w:val="18"/>
              </w:rPr>
              <w:t>DTW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865E0" w14:textId="77777777" w:rsidR="00EC0BBD" w:rsidRDefault="006602E2">
            <w:r>
              <w:rPr>
                <w:sz w:val="18"/>
                <w:szCs w:val="18"/>
              </w:rPr>
              <w:t>Flexible temporal alignment distance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45F3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</w:tbl>
    <w:p w14:paraId="3656B9AB" w14:textId="77777777" w:rsidR="00EC0BBD" w:rsidRDefault="00EC0BBD">
      <w:pPr>
        <w:spacing w:before="200"/>
      </w:pPr>
    </w:p>
    <w:p w14:paraId="525666D1" w14:textId="77777777" w:rsidR="00EC0BBD" w:rsidRDefault="006602E2">
      <w:pPr>
        <w:pStyle w:val="Heading2"/>
      </w:pPr>
      <w:r>
        <w:t>3.2 Time Series Utility Metrics</w:t>
      </w:r>
    </w:p>
    <w:tbl>
      <w:tblPr>
        <w:tblStyle w:val="ae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EC0BBD" w14:paraId="0438EE9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3228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A9D0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73AB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C0BBD" w14:paraId="1AE15D5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982B" w14:textId="77777777" w:rsidR="00EC0BBD" w:rsidRDefault="006602E2">
            <w:r>
              <w:rPr>
                <w:sz w:val="18"/>
                <w:szCs w:val="18"/>
              </w:rPr>
              <w:lastRenderedPageBreak/>
              <w:t>Discriminative Score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D5C4D" w14:textId="77777777" w:rsidR="00EC0BBD" w:rsidRDefault="006602E2">
            <w:r>
              <w:rPr>
                <w:sz w:val="18"/>
                <w:szCs w:val="18"/>
              </w:rPr>
              <w:t>Classifier accuracy distinguishing real/synthetic sequences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FD0CE" w14:textId="77777777" w:rsidR="00EC0BBD" w:rsidRDefault="006602E2">
            <w:r>
              <w:rPr>
                <w:sz w:val="18"/>
                <w:szCs w:val="18"/>
              </w:rPr>
              <w:t>0.5 = ideal</w:t>
            </w:r>
          </w:p>
        </w:tc>
      </w:tr>
      <w:tr w:rsidR="00EC0BBD" w14:paraId="7DC9A31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2FB13" w14:textId="77777777" w:rsidR="00EC0BBD" w:rsidRDefault="006602E2">
            <w:r>
              <w:rPr>
                <w:sz w:val="18"/>
                <w:szCs w:val="18"/>
              </w:rPr>
              <w:t>Predictive Score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FA65" w14:textId="77777777" w:rsidR="00EC0BBD" w:rsidRDefault="006602E2">
            <w:r>
              <w:rPr>
                <w:sz w:val="18"/>
                <w:szCs w:val="18"/>
              </w:rPr>
              <w:t>Next-step prediction error trained on synthetic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EDAD7" w14:textId="77777777" w:rsidR="00EC0BBD" w:rsidRDefault="006602E2">
            <w:r>
              <w:rPr>
                <w:sz w:val="18"/>
                <w:szCs w:val="18"/>
              </w:rPr>
              <w:t>Lower = better</w:t>
            </w:r>
          </w:p>
        </w:tc>
      </w:tr>
      <w:tr w:rsidR="00EC0BBD" w14:paraId="6BECE87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60613" w14:textId="77777777" w:rsidR="00EC0BBD" w:rsidRDefault="006602E2">
            <w:r>
              <w:rPr>
                <w:sz w:val="18"/>
                <w:szCs w:val="18"/>
              </w:rPr>
              <w:t>TSTR Forecasting MAE/RMSE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C630" w14:textId="77777777" w:rsidR="00EC0BBD" w:rsidRDefault="006602E2">
            <w:r>
              <w:rPr>
                <w:sz w:val="18"/>
                <w:szCs w:val="18"/>
              </w:rPr>
              <w:t>Forecasting error for TSTR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4A057" w14:textId="77777777" w:rsidR="00EC0BBD" w:rsidRDefault="006602E2">
            <w:r>
              <w:rPr>
                <w:sz w:val="18"/>
                <w:szCs w:val="18"/>
              </w:rPr>
              <w:t>Closer to TRTR = better</w:t>
            </w:r>
          </w:p>
        </w:tc>
      </w:tr>
      <w:tr w:rsidR="00EC0BBD" w14:paraId="3A09B4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78137" w14:textId="77777777" w:rsidR="00EC0BBD" w:rsidRDefault="006602E2">
            <w:r>
              <w:rPr>
                <w:sz w:val="18"/>
                <w:szCs w:val="18"/>
              </w:rPr>
              <w:t>Seasonality Match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E75B" w14:textId="77777777" w:rsidR="00EC0BBD" w:rsidRDefault="006602E2">
            <w:r>
              <w:rPr>
                <w:sz w:val="18"/>
                <w:szCs w:val="18"/>
              </w:rPr>
              <w:t>Accuracy of periodic pattern reproduction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C360" w14:textId="77777777" w:rsidR="00EC0BBD" w:rsidRDefault="006602E2">
            <w:r>
              <w:rPr>
                <w:sz w:val="18"/>
                <w:szCs w:val="18"/>
              </w:rPr>
              <w:t>Higher = better</w:t>
            </w:r>
          </w:p>
        </w:tc>
      </w:tr>
    </w:tbl>
    <w:p w14:paraId="45FB0818" w14:textId="77777777" w:rsidR="00EC0BBD" w:rsidRDefault="006602E2">
      <w:r>
        <w:br w:type="page"/>
      </w:r>
    </w:p>
    <w:p w14:paraId="451423EB" w14:textId="77777777" w:rsidR="00EC0BBD" w:rsidRDefault="006602E2">
      <w:pPr>
        <w:pStyle w:val="Heading1"/>
      </w:pPr>
      <w:r>
        <w:lastRenderedPageBreak/>
        <w:t>4. KEY LIBRARIES BY SDAC DIMENSION</w:t>
      </w:r>
    </w:p>
    <w:p w14:paraId="1EDA7F86" w14:textId="77777777" w:rsidR="00EC0BBD" w:rsidRDefault="006602E2">
      <w:pPr>
        <w:pStyle w:val="Heading2"/>
      </w:pPr>
      <w:r>
        <w:t>Privacy</w:t>
      </w:r>
    </w:p>
    <w:tbl>
      <w:tblPr>
        <w:tblStyle w:val="af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EC0BBD" w14:paraId="2013279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018A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A693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BC2E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EC0BBD" w14:paraId="1326B28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36742" w14:textId="77777777" w:rsidR="00EC0BBD" w:rsidRDefault="006602E2">
            <w:proofErr w:type="spellStart"/>
            <w:r>
              <w:rPr>
                <w:sz w:val="18"/>
                <w:szCs w:val="18"/>
              </w:rPr>
              <w:t>Anonymeter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7B18" w14:textId="77777777" w:rsidR="00EC0BBD" w:rsidRDefault="006602E2">
            <w:r>
              <w:rPr>
                <w:sz w:val="18"/>
                <w:szCs w:val="18"/>
              </w:rPr>
              <w:t>github.com/statice/</w:t>
            </w:r>
            <w:proofErr w:type="spellStart"/>
            <w:r>
              <w:rPr>
                <w:sz w:val="18"/>
                <w:szCs w:val="18"/>
              </w:rPr>
              <w:t>anonymeter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5E951" w14:textId="77777777" w:rsidR="00EC0BBD" w:rsidRDefault="006602E2">
            <w:r>
              <w:rPr>
                <w:sz w:val="18"/>
                <w:szCs w:val="18"/>
              </w:rPr>
              <w:t xml:space="preserve">Singling out, </w:t>
            </w:r>
            <w:proofErr w:type="spellStart"/>
            <w:r>
              <w:rPr>
                <w:sz w:val="18"/>
                <w:szCs w:val="18"/>
              </w:rPr>
              <w:t>linkability</w:t>
            </w:r>
            <w:proofErr w:type="spellEnd"/>
            <w:r>
              <w:rPr>
                <w:sz w:val="18"/>
                <w:szCs w:val="18"/>
              </w:rPr>
              <w:t>, inference risks</w:t>
            </w:r>
          </w:p>
        </w:tc>
      </w:tr>
      <w:tr w:rsidR="00EC0BBD" w14:paraId="2C5C9AE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60709" w14:textId="77777777" w:rsidR="00EC0BBD" w:rsidRDefault="006602E2">
            <w:r>
              <w:rPr>
                <w:sz w:val="18"/>
                <w:szCs w:val="18"/>
              </w:rPr>
              <w:t>ML Privacy Meter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287DD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privacytrustlab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ml_privacy_meter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60BFD" w14:textId="77777777" w:rsidR="00EC0BBD" w:rsidRDefault="006602E2">
            <w:r>
              <w:rPr>
                <w:sz w:val="18"/>
                <w:szCs w:val="18"/>
              </w:rPr>
              <w:t>Membership inference attacks</w:t>
            </w:r>
          </w:p>
        </w:tc>
      </w:tr>
      <w:tr w:rsidR="00EC0BBD" w14:paraId="6EFDC35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ACE83" w14:textId="77777777" w:rsidR="00EC0BBD" w:rsidRDefault="006602E2">
            <w:r>
              <w:rPr>
                <w:sz w:val="18"/>
                <w:szCs w:val="18"/>
              </w:rPr>
              <w:t>ART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5D57D" w14:textId="77777777" w:rsidR="00EC0BBD" w:rsidRDefault="006602E2">
            <w:r>
              <w:rPr>
                <w:sz w:val="18"/>
                <w:szCs w:val="18"/>
              </w:rPr>
              <w:t>github.com/Trusted-AI/adversarial-robustness-toolbox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A880" w14:textId="77777777" w:rsidR="00EC0BBD" w:rsidRDefault="006602E2">
            <w:r>
              <w:rPr>
                <w:sz w:val="18"/>
                <w:szCs w:val="18"/>
              </w:rPr>
              <w:t>Comprehensive attack library</w:t>
            </w:r>
          </w:p>
        </w:tc>
      </w:tr>
      <w:tr w:rsidR="00EC0BBD" w14:paraId="6A00630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E2919" w14:textId="77777777" w:rsidR="00EC0BBD" w:rsidRDefault="006602E2">
            <w:proofErr w:type="spellStart"/>
            <w:r>
              <w:rPr>
                <w:sz w:val="18"/>
                <w:szCs w:val="18"/>
              </w:rPr>
              <w:t>Opacus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71D17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opacus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285A4" w14:textId="77777777" w:rsidR="00EC0BBD" w:rsidRDefault="006602E2">
            <w:r>
              <w:rPr>
                <w:sz w:val="18"/>
                <w:szCs w:val="18"/>
              </w:rPr>
              <w:t>Differential privacy training</w:t>
            </w:r>
          </w:p>
        </w:tc>
      </w:tr>
    </w:tbl>
    <w:p w14:paraId="049F31CB" w14:textId="77777777" w:rsidR="00EC0BBD" w:rsidRDefault="00EC0BBD">
      <w:pPr>
        <w:spacing w:before="200"/>
      </w:pPr>
    </w:p>
    <w:p w14:paraId="45E92766" w14:textId="77777777" w:rsidR="00EC0BBD" w:rsidRDefault="006602E2">
      <w:pPr>
        <w:pStyle w:val="Heading2"/>
      </w:pPr>
      <w:r>
        <w:t>Fidelity &amp; Utility (Tabular)</w:t>
      </w:r>
    </w:p>
    <w:tbl>
      <w:tblPr>
        <w:tblStyle w:val="af0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EC0BBD" w14:paraId="36470F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207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C6AE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C9E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EC0BBD" w14:paraId="7A3C134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5DCCF" w14:textId="77777777" w:rsidR="00EC0BBD" w:rsidRDefault="006602E2">
            <w:proofErr w:type="spellStart"/>
            <w:r>
              <w:rPr>
                <w:sz w:val="18"/>
                <w:szCs w:val="18"/>
              </w:rPr>
              <w:t>SDMetrics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CFD48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sdv</w:t>
            </w:r>
            <w:proofErr w:type="spellEnd"/>
            <w:r>
              <w:rPr>
                <w:sz w:val="18"/>
                <w:szCs w:val="18"/>
              </w:rPr>
              <w:t>-dev/</w:t>
            </w:r>
            <w:proofErr w:type="spellStart"/>
            <w:r>
              <w:rPr>
                <w:sz w:val="18"/>
                <w:szCs w:val="18"/>
              </w:rPr>
              <w:t>SDMetrics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E716B" w14:textId="77777777" w:rsidR="00EC0BBD" w:rsidRDefault="006602E2">
            <w:r>
              <w:rPr>
                <w:sz w:val="18"/>
                <w:szCs w:val="18"/>
              </w:rPr>
              <w:t>Comprehensive tabular metrics</w:t>
            </w:r>
          </w:p>
        </w:tc>
      </w:tr>
      <w:tr w:rsidR="00EC0BBD" w14:paraId="7DF7A78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5C63" w14:textId="77777777" w:rsidR="00EC0BBD" w:rsidRDefault="006602E2">
            <w:proofErr w:type="spellStart"/>
            <w:r>
              <w:rPr>
                <w:sz w:val="18"/>
                <w:szCs w:val="18"/>
              </w:rPr>
              <w:t>Synthcity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934A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vanderschaarlab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synthcity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9083" w14:textId="77777777" w:rsidR="00EC0BBD" w:rsidRDefault="006602E2">
            <w:r>
              <w:rPr>
                <w:sz w:val="18"/>
                <w:szCs w:val="18"/>
              </w:rPr>
              <w:t>Full evaluation suite</w:t>
            </w:r>
          </w:p>
        </w:tc>
      </w:tr>
      <w:tr w:rsidR="00EC0BBD" w14:paraId="5DF42EF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25012" w14:textId="77777777" w:rsidR="00EC0BBD" w:rsidRDefault="006602E2">
            <w:proofErr w:type="spellStart"/>
            <w:r>
              <w:rPr>
                <w:sz w:val="18"/>
                <w:szCs w:val="18"/>
              </w:rPr>
              <w:t>SynthEval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05C8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schneiderkamplab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syntheval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309C2" w14:textId="77777777" w:rsidR="00EC0BBD" w:rsidRDefault="006602E2">
            <w:r>
              <w:rPr>
                <w:sz w:val="18"/>
                <w:szCs w:val="18"/>
              </w:rPr>
              <w:t>Privacy + utility evaluation</w:t>
            </w:r>
          </w:p>
        </w:tc>
      </w:tr>
      <w:tr w:rsidR="00EC0BBD" w14:paraId="1921202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8138" w14:textId="77777777" w:rsidR="00EC0BBD" w:rsidRDefault="006602E2">
            <w:r>
              <w:rPr>
                <w:sz w:val="18"/>
                <w:szCs w:val="18"/>
              </w:rPr>
              <w:t>SciPy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E49A7" w14:textId="77777777" w:rsidR="00EC0BBD" w:rsidRDefault="006602E2">
            <w:r>
              <w:rPr>
                <w:sz w:val="18"/>
                <w:szCs w:val="18"/>
              </w:rPr>
              <w:t>scipy.org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F08F" w14:textId="77777777" w:rsidR="00EC0BBD" w:rsidRDefault="006602E2">
            <w:r>
              <w:rPr>
                <w:sz w:val="18"/>
                <w:szCs w:val="18"/>
              </w:rPr>
              <w:t>Statistical distances</w:t>
            </w:r>
          </w:p>
        </w:tc>
      </w:tr>
    </w:tbl>
    <w:p w14:paraId="53128261" w14:textId="77777777" w:rsidR="00EC0BBD" w:rsidRDefault="00EC0BBD">
      <w:pPr>
        <w:spacing w:before="200"/>
      </w:pPr>
    </w:p>
    <w:p w14:paraId="03661284" w14:textId="77777777" w:rsidR="00EC0BBD" w:rsidRDefault="006602E2">
      <w:pPr>
        <w:pStyle w:val="Heading2"/>
      </w:pPr>
      <w:r>
        <w:t>Fidelity (Images)</w:t>
      </w:r>
    </w:p>
    <w:tbl>
      <w:tblPr>
        <w:tblStyle w:val="af1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EC0BBD" w14:paraId="324FF7F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5CCF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E589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4922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EC0BBD" w14:paraId="3E7A996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FAF7" w14:textId="77777777" w:rsidR="00EC0BBD" w:rsidRDefault="006602E2">
            <w:proofErr w:type="spellStart"/>
            <w:r>
              <w:rPr>
                <w:sz w:val="18"/>
                <w:szCs w:val="18"/>
              </w:rPr>
              <w:t>TorchMetrics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AD92E" w14:textId="77777777" w:rsidR="00EC0BBD" w:rsidRDefault="006602E2">
            <w:r>
              <w:rPr>
                <w:sz w:val="18"/>
                <w:szCs w:val="18"/>
              </w:rPr>
              <w:t>lightning.ai/docs/</w:t>
            </w:r>
            <w:proofErr w:type="spellStart"/>
            <w:r>
              <w:rPr>
                <w:sz w:val="18"/>
                <w:szCs w:val="18"/>
              </w:rPr>
              <w:t>torchmetrics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9CA82" w14:textId="77777777" w:rsidR="00EC0BBD" w:rsidRDefault="006602E2">
            <w:r>
              <w:rPr>
                <w:sz w:val="18"/>
                <w:szCs w:val="18"/>
              </w:rPr>
              <w:t>SSIM, PSNR, FID, etc.</w:t>
            </w:r>
          </w:p>
        </w:tc>
      </w:tr>
      <w:tr w:rsidR="00EC0BBD" w14:paraId="29B6696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BE64" w14:textId="77777777" w:rsidR="00EC0BBD" w:rsidRDefault="006602E2">
            <w:proofErr w:type="spellStart"/>
            <w:r>
              <w:rPr>
                <w:sz w:val="18"/>
                <w:szCs w:val="18"/>
              </w:rPr>
              <w:t>piq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2027" w14:textId="77777777" w:rsidR="00EC0BBD" w:rsidRDefault="006602E2">
            <w:r>
              <w:rPr>
                <w:sz w:val="18"/>
                <w:szCs w:val="18"/>
              </w:rPr>
              <w:t>github.com/photosynthesis-team/</w:t>
            </w:r>
            <w:proofErr w:type="spellStart"/>
            <w:r>
              <w:rPr>
                <w:sz w:val="18"/>
                <w:szCs w:val="18"/>
              </w:rPr>
              <w:t>piq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25F37" w14:textId="77777777" w:rsidR="00EC0BBD" w:rsidRDefault="006602E2">
            <w:r>
              <w:rPr>
                <w:sz w:val="18"/>
                <w:szCs w:val="18"/>
              </w:rPr>
              <w:t>40+ image quality metrics</w:t>
            </w:r>
          </w:p>
        </w:tc>
      </w:tr>
      <w:tr w:rsidR="00EC0BBD" w14:paraId="0FB021A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31F6" w14:textId="77777777" w:rsidR="00EC0BBD" w:rsidRDefault="006602E2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-fid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51381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mseitzer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-fid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47EEF" w14:textId="77777777" w:rsidR="00EC0BBD" w:rsidRDefault="006602E2">
            <w:r>
              <w:rPr>
                <w:sz w:val="18"/>
                <w:szCs w:val="18"/>
              </w:rPr>
              <w:t>FID calculation</w:t>
            </w:r>
          </w:p>
        </w:tc>
      </w:tr>
      <w:tr w:rsidR="00EC0BBD" w14:paraId="6CDEDE0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17C24" w14:textId="77777777" w:rsidR="00EC0BBD" w:rsidRDefault="006602E2">
            <w:proofErr w:type="gramStart"/>
            <w:r>
              <w:rPr>
                <w:sz w:val="18"/>
                <w:szCs w:val="18"/>
              </w:rPr>
              <w:t>clean-fid</w:t>
            </w:r>
            <w:proofErr w:type="gram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C0C9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GaParmar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clean-fid</w:t>
            </w:r>
            <w:proofErr w:type="gram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2B0A0" w14:textId="77777777" w:rsidR="00EC0BBD" w:rsidRDefault="006602E2">
            <w:r>
              <w:rPr>
                <w:sz w:val="18"/>
                <w:szCs w:val="18"/>
              </w:rPr>
              <w:t>Proper image resizing</w:t>
            </w:r>
          </w:p>
        </w:tc>
      </w:tr>
      <w:tr w:rsidR="00EC0BBD" w14:paraId="64FC36E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9801" w14:textId="77777777" w:rsidR="00EC0BBD" w:rsidRDefault="006602E2">
            <w:r>
              <w:rPr>
                <w:sz w:val="18"/>
                <w:szCs w:val="18"/>
              </w:rPr>
              <w:t>MONAI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2A02B" w14:textId="77777777" w:rsidR="00EC0BBD" w:rsidRDefault="006602E2">
            <w:r>
              <w:rPr>
                <w:sz w:val="18"/>
                <w:szCs w:val="18"/>
              </w:rPr>
              <w:t>monai.io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5A89B" w14:textId="77777777" w:rsidR="00EC0BBD" w:rsidRDefault="006602E2">
            <w:r>
              <w:rPr>
                <w:sz w:val="18"/>
                <w:szCs w:val="18"/>
              </w:rPr>
              <w:t>Medical imaging metrics</w:t>
            </w:r>
          </w:p>
        </w:tc>
      </w:tr>
      <w:tr w:rsidR="00EC0BBD" w14:paraId="472FC64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3319E" w14:textId="77777777" w:rsidR="00EC0BBD" w:rsidRDefault="006602E2">
            <w:proofErr w:type="spellStart"/>
            <w:r>
              <w:rPr>
                <w:sz w:val="18"/>
                <w:szCs w:val="18"/>
              </w:rPr>
              <w:t>pyiqa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44A2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chaofengc</w:t>
            </w:r>
            <w:proofErr w:type="spellEnd"/>
            <w:r>
              <w:rPr>
                <w:sz w:val="18"/>
                <w:szCs w:val="18"/>
              </w:rPr>
              <w:t>/IQA-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AF31F" w14:textId="77777777" w:rsidR="00EC0BBD" w:rsidRDefault="006602E2">
            <w:r>
              <w:rPr>
                <w:sz w:val="18"/>
                <w:szCs w:val="18"/>
              </w:rPr>
              <w:t>No-reference quality</w:t>
            </w:r>
          </w:p>
        </w:tc>
      </w:tr>
    </w:tbl>
    <w:p w14:paraId="62486C05" w14:textId="77777777" w:rsidR="00EC0BBD" w:rsidRDefault="00EC0BBD">
      <w:pPr>
        <w:spacing w:before="200"/>
      </w:pPr>
    </w:p>
    <w:p w14:paraId="472BE271" w14:textId="77777777" w:rsidR="00EC0BBD" w:rsidRDefault="006602E2">
      <w:pPr>
        <w:pStyle w:val="Heading2"/>
      </w:pPr>
      <w:r>
        <w:t>Fairness</w:t>
      </w:r>
    </w:p>
    <w:tbl>
      <w:tblPr>
        <w:tblStyle w:val="af2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EC0BBD" w14:paraId="25F5479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A283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6B13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5C8F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EC0BBD" w14:paraId="4F61555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F246E" w14:textId="77777777" w:rsidR="00EC0BBD" w:rsidRDefault="006602E2">
            <w:proofErr w:type="spellStart"/>
            <w:r>
              <w:rPr>
                <w:sz w:val="18"/>
                <w:szCs w:val="18"/>
              </w:rPr>
              <w:t>Fairlearn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6FF3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fairlearn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fairlearn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7968" w14:textId="77777777" w:rsidR="00EC0BBD" w:rsidRDefault="006602E2">
            <w:r>
              <w:rPr>
                <w:sz w:val="18"/>
                <w:szCs w:val="18"/>
              </w:rPr>
              <w:t>Microsoft fairness toolkit</w:t>
            </w:r>
          </w:p>
        </w:tc>
      </w:tr>
      <w:tr w:rsidR="00EC0BBD" w14:paraId="21C9B2E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8902B" w14:textId="77777777" w:rsidR="00EC0BBD" w:rsidRDefault="006602E2">
            <w:r>
              <w:rPr>
                <w:sz w:val="18"/>
                <w:szCs w:val="18"/>
              </w:rPr>
              <w:t>AIF360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C1119" w14:textId="77777777" w:rsidR="00EC0BBD" w:rsidRDefault="006602E2">
            <w:r>
              <w:rPr>
                <w:sz w:val="18"/>
                <w:szCs w:val="18"/>
              </w:rPr>
              <w:t>github.com/Trusted-AI/AIF360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5B9C" w14:textId="77777777" w:rsidR="00EC0BBD" w:rsidRDefault="006602E2">
            <w:r>
              <w:rPr>
                <w:sz w:val="18"/>
                <w:szCs w:val="18"/>
              </w:rPr>
              <w:t>IBM fairness toolkit (70+ metrics)</w:t>
            </w:r>
          </w:p>
        </w:tc>
      </w:tr>
      <w:tr w:rsidR="00EC0BBD" w14:paraId="390005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22AAA" w14:textId="77777777" w:rsidR="00EC0BBD" w:rsidRDefault="006602E2">
            <w:r>
              <w:rPr>
                <w:sz w:val="18"/>
                <w:szCs w:val="18"/>
              </w:rPr>
              <w:t>Aequitas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CA6BE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dssg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aequitas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89AA" w14:textId="77777777" w:rsidR="00EC0BBD" w:rsidRDefault="006602E2">
            <w:r>
              <w:rPr>
                <w:sz w:val="18"/>
                <w:szCs w:val="18"/>
              </w:rPr>
              <w:t>Bias audit toolkit</w:t>
            </w:r>
          </w:p>
        </w:tc>
      </w:tr>
      <w:tr w:rsidR="00EC0BBD" w14:paraId="6CAB2FB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38EB3" w14:textId="77777777" w:rsidR="00EC0BBD" w:rsidRDefault="006602E2">
            <w:r>
              <w:rPr>
                <w:sz w:val="18"/>
                <w:szCs w:val="18"/>
              </w:rPr>
              <w:lastRenderedPageBreak/>
              <w:t>DECAF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C66E0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vanderschaarlab</w:t>
            </w:r>
            <w:proofErr w:type="spellEnd"/>
            <w:r>
              <w:rPr>
                <w:sz w:val="18"/>
                <w:szCs w:val="18"/>
              </w:rPr>
              <w:t>/DECAF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537B0" w14:textId="77777777" w:rsidR="00EC0BBD" w:rsidRDefault="006602E2">
            <w:r>
              <w:rPr>
                <w:sz w:val="18"/>
                <w:szCs w:val="18"/>
              </w:rPr>
              <w:t>Fair synthetic generation</w:t>
            </w:r>
          </w:p>
        </w:tc>
      </w:tr>
    </w:tbl>
    <w:p w14:paraId="4101652C" w14:textId="77777777" w:rsidR="00EC0BBD" w:rsidRDefault="00EC0BBD">
      <w:pPr>
        <w:spacing w:before="200"/>
      </w:pPr>
    </w:p>
    <w:p w14:paraId="6BF4A5CC" w14:textId="77777777" w:rsidR="00EC0BBD" w:rsidRDefault="006602E2">
      <w:pPr>
        <w:pStyle w:val="Heading2"/>
      </w:pPr>
      <w:r>
        <w:t>Explainability</w:t>
      </w:r>
    </w:p>
    <w:tbl>
      <w:tblPr>
        <w:tblW w:w="9360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EC0BBD" w14:paraId="3D992688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EC27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22BB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CE8F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EC0BBD" w14:paraId="1F4D3282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2898A" w14:textId="77777777" w:rsidR="00EC0BBD" w:rsidRDefault="006602E2">
            <w:r>
              <w:rPr>
                <w:sz w:val="18"/>
                <w:szCs w:val="18"/>
              </w:rPr>
              <w:t>SHAP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D0237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slundberg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shap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54C68" w14:textId="77777777" w:rsidR="00EC0BBD" w:rsidRDefault="006602E2">
            <w:r>
              <w:rPr>
                <w:sz w:val="18"/>
                <w:szCs w:val="18"/>
              </w:rPr>
              <w:t>Shapley values</w:t>
            </w:r>
          </w:p>
        </w:tc>
      </w:tr>
      <w:tr w:rsidR="00EC0BBD" w14:paraId="11099B1F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770BA" w14:textId="77777777" w:rsidR="00EC0BBD" w:rsidRDefault="006602E2">
            <w:proofErr w:type="spellStart"/>
            <w:r>
              <w:rPr>
                <w:sz w:val="18"/>
                <w:szCs w:val="18"/>
              </w:rPr>
              <w:t>DiCE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A07B6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interpretml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DiCE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5D0B" w14:textId="77777777" w:rsidR="00EC0BBD" w:rsidRDefault="006602E2">
            <w:r>
              <w:rPr>
                <w:sz w:val="18"/>
                <w:szCs w:val="18"/>
              </w:rPr>
              <w:t>Counterfactual explanations</w:t>
            </w:r>
          </w:p>
        </w:tc>
      </w:tr>
      <w:tr w:rsidR="00EC0BBD" w14:paraId="1E8F28BE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540C0" w14:textId="77777777" w:rsidR="00EC0BBD" w:rsidRDefault="006602E2">
            <w:r>
              <w:rPr>
                <w:sz w:val="18"/>
                <w:szCs w:val="18"/>
              </w:rPr>
              <w:t>Alibi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5E4BE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SeldonIO</w:t>
            </w:r>
            <w:proofErr w:type="spellEnd"/>
            <w:r>
              <w:rPr>
                <w:sz w:val="18"/>
                <w:szCs w:val="18"/>
              </w:rPr>
              <w:t>/alibi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23A4F" w14:textId="77777777" w:rsidR="00EC0BBD" w:rsidRDefault="006602E2">
            <w:r>
              <w:rPr>
                <w:sz w:val="18"/>
                <w:szCs w:val="18"/>
              </w:rPr>
              <w:t>Explanations + counterfactuals</w:t>
            </w:r>
          </w:p>
        </w:tc>
      </w:tr>
      <w:tr w:rsidR="00EC0BBD" w14:paraId="2D3128C6" w14:textId="77777777" w:rsidTr="3EBA230C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48020" w14:textId="77777777" w:rsidR="00EC0BBD" w:rsidRDefault="006602E2">
            <w:proofErr w:type="spellStart"/>
            <w:r>
              <w:rPr>
                <w:sz w:val="18"/>
                <w:szCs w:val="18"/>
              </w:rPr>
              <w:t>InterpretML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2BA8E" w14:textId="77777777" w:rsidR="00EC0BBD" w:rsidRDefault="006602E2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interpretml</w:t>
            </w:r>
            <w:proofErr w:type="spellEnd"/>
            <w:r>
              <w:rPr>
                <w:sz w:val="18"/>
                <w:szCs w:val="18"/>
              </w:rPr>
              <w:t>/interpret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90AC" w14:textId="77777777" w:rsidR="00EC0BBD" w:rsidRDefault="006602E2">
            <w:r>
              <w:rPr>
                <w:sz w:val="18"/>
                <w:szCs w:val="18"/>
              </w:rPr>
              <w:t>Explainable Boosting Machines</w:t>
            </w:r>
          </w:p>
        </w:tc>
      </w:tr>
      <w:tr w:rsidR="389388E2" w14:paraId="46CE845F" w14:textId="77777777" w:rsidTr="3EBA230C">
        <w:trPr>
          <w:trHeight w:val="300"/>
          <w:ins w:id="4" w:author="Anisa Halimi" w:date="2026-02-26T08:44:00Z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B0AB" w14:textId="7D972995" w:rsidR="389388E2" w:rsidRDefault="25ED7FFF" w:rsidP="389388E2">
            <w:pPr>
              <w:rPr>
                <w:sz w:val="18"/>
                <w:szCs w:val="18"/>
              </w:rPr>
            </w:pPr>
            <w:ins w:id="5" w:author="Anisa Halimi" w:date="2026-02-26T08:44:00Z" w16du:dateUtc="2026-02-26T08:44:30Z">
              <w:r w:rsidRPr="3EBA230C">
                <w:rPr>
                  <w:sz w:val="18"/>
                  <w:szCs w:val="18"/>
                </w:rPr>
                <w:t>AIX360</w:t>
              </w:r>
            </w:ins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F0E9" w14:textId="58CD67FB" w:rsidR="389388E2" w:rsidRDefault="25ED7FFF" w:rsidP="389388E2">
            <w:pPr>
              <w:rPr>
                <w:sz w:val="18"/>
                <w:szCs w:val="18"/>
              </w:rPr>
            </w:pPr>
            <w:ins w:id="6" w:author="Anisa Halimi" w:date="2026-02-26T08:44:00Z" w16du:dateUtc="2026-02-26T08:44:33Z">
              <w:r w:rsidRPr="3EBA230C">
                <w:rPr>
                  <w:sz w:val="18"/>
                  <w:szCs w:val="18"/>
                </w:rPr>
                <w:t>github.com/Trusted-AI/AIX360</w:t>
              </w:r>
            </w:ins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0212E" w14:textId="46B3AD1C" w:rsidR="389388E2" w:rsidRDefault="25ED7FFF" w:rsidP="389388E2">
            <w:pPr>
              <w:rPr>
                <w:sz w:val="18"/>
                <w:szCs w:val="18"/>
              </w:rPr>
            </w:pPr>
            <w:ins w:id="7" w:author="Anisa Halimi" w:date="2026-02-26T08:44:00Z" w16du:dateUtc="2026-02-26T08:44:47Z">
              <w:r w:rsidRPr="3EBA230C">
                <w:rPr>
                  <w:sz w:val="18"/>
                  <w:szCs w:val="18"/>
                </w:rPr>
                <w:t>IBM explainability tool</w:t>
              </w:r>
            </w:ins>
          </w:p>
        </w:tc>
      </w:tr>
    </w:tbl>
    <w:p w14:paraId="4B99056E" w14:textId="77777777" w:rsidR="00EC0BBD" w:rsidRDefault="006602E2">
      <w:r>
        <w:br w:type="page"/>
      </w:r>
    </w:p>
    <w:p w14:paraId="0A2A8DC1" w14:textId="77777777" w:rsidR="00EC0BBD" w:rsidRDefault="006602E2">
      <w:pPr>
        <w:pStyle w:val="Heading1"/>
      </w:pPr>
      <w:r>
        <w:lastRenderedPageBreak/>
        <w:t>5. METRIC SELECTION GUIDANCE</w:t>
      </w:r>
    </w:p>
    <w:p w14:paraId="6D11FCDB" w14:textId="77777777" w:rsidR="00EC0BBD" w:rsidRDefault="006602E2">
      <w:pPr>
        <w:pStyle w:val="Heading2"/>
      </w:pPr>
      <w:r>
        <w:t>By Use Case</w:t>
      </w:r>
    </w:p>
    <w:tbl>
      <w:tblPr>
        <w:tblStyle w:val="af4"/>
        <w:tblW w:w="936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EC0BBD" w14:paraId="48A9501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C4D6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EE7" w14:textId="77777777" w:rsidR="00EC0BBD" w:rsidRDefault="006602E2">
            <w:r>
              <w:rPr>
                <w:b/>
                <w:bCs/>
                <w:color w:val="FFFFFF"/>
                <w:sz w:val="20"/>
                <w:szCs w:val="20"/>
              </w:rPr>
              <w:t>Priority Metrics</w:t>
            </w:r>
          </w:p>
        </w:tc>
      </w:tr>
      <w:tr w:rsidR="00EC0BBD" w14:paraId="461CF2D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0E506" w14:textId="77777777" w:rsidR="00EC0BBD" w:rsidRDefault="006602E2">
            <w:r>
              <w:rPr>
                <w:sz w:val="18"/>
                <w:szCs w:val="18"/>
              </w:rPr>
              <w:t>Regulatory compliance (GDPR)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17610" w14:textId="77777777" w:rsidR="00EC0BBD" w:rsidRDefault="006602E2">
            <w:r>
              <w:rPr>
                <w:sz w:val="18"/>
                <w:szCs w:val="18"/>
              </w:rPr>
              <w:t xml:space="preserve">Singling out, </w:t>
            </w:r>
            <w:proofErr w:type="spellStart"/>
            <w:r>
              <w:rPr>
                <w:sz w:val="18"/>
                <w:szCs w:val="18"/>
              </w:rPr>
              <w:t>Linkability</w:t>
            </w:r>
            <w:proofErr w:type="spellEnd"/>
            <w:r>
              <w:rPr>
                <w:sz w:val="18"/>
                <w:szCs w:val="18"/>
              </w:rPr>
              <w:t>, Inference risks (</w:t>
            </w:r>
            <w:proofErr w:type="spellStart"/>
            <w:r>
              <w:rPr>
                <w:sz w:val="18"/>
                <w:szCs w:val="18"/>
              </w:rPr>
              <w:t>Anonymeter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C0BBD" w14:paraId="5D98EE8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A8695" w14:textId="77777777" w:rsidR="00EC0BBD" w:rsidRDefault="006602E2">
            <w:r>
              <w:rPr>
                <w:sz w:val="18"/>
                <w:szCs w:val="18"/>
              </w:rPr>
              <w:t>Research data sharing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CEF6F" w14:textId="77777777" w:rsidR="00EC0BBD" w:rsidRDefault="006602E2">
            <w:r>
              <w:rPr>
                <w:sz w:val="18"/>
                <w:szCs w:val="18"/>
              </w:rPr>
              <w:t>DCR, MIA AUC, TSTR performance</w:t>
            </w:r>
          </w:p>
        </w:tc>
      </w:tr>
      <w:tr w:rsidR="00EC0BBD" w14:paraId="641D368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0FE0E" w14:textId="77777777" w:rsidR="00EC0BBD" w:rsidRDefault="006602E2">
            <w:r>
              <w:rPr>
                <w:sz w:val="18"/>
                <w:szCs w:val="18"/>
              </w:rPr>
              <w:t>ML model augmentation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5646" w14:textId="77777777" w:rsidR="00EC0BBD" w:rsidRDefault="006602E2">
            <w:r>
              <w:rPr>
                <w:sz w:val="18"/>
                <w:szCs w:val="18"/>
              </w:rPr>
              <w:t>TSTR accuracy, ML Efficacy, FID (images)</w:t>
            </w:r>
          </w:p>
        </w:tc>
      </w:tr>
      <w:tr w:rsidR="00EC0BBD" w14:paraId="449088D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4AA8" w14:textId="77777777" w:rsidR="00EC0BBD" w:rsidRDefault="006602E2">
            <w:r>
              <w:rPr>
                <w:sz w:val="18"/>
                <w:szCs w:val="18"/>
              </w:rPr>
              <w:t>Clinical decision support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6F907" w14:textId="77777777" w:rsidR="00EC0BBD" w:rsidRDefault="006602E2">
            <w:r>
              <w:rPr>
                <w:sz w:val="18"/>
                <w:szCs w:val="18"/>
              </w:rPr>
              <w:t>Utility (TSTR), Domain expert validation, Fairness</w:t>
            </w:r>
          </w:p>
        </w:tc>
      </w:tr>
      <w:tr w:rsidR="00EC0BBD" w14:paraId="2B9DB0AE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88BCD" w14:textId="77777777" w:rsidR="00EC0BBD" w:rsidRDefault="006602E2">
            <w:r>
              <w:rPr>
                <w:sz w:val="18"/>
                <w:szCs w:val="18"/>
              </w:rPr>
              <w:t>Privacy-critical healthcare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6C94B" w14:textId="77777777" w:rsidR="00EC0BBD" w:rsidRDefault="006602E2">
            <w:r>
              <w:rPr>
                <w:sz w:val="18"/>
                <w:szCs w:val="18"/>
              </w:rPr>
              <w:t>MIA, Attribute inference, DP guarantees</w:t>
            </w:r>
          </w:p>
        </w:tc>
      </w:tr>
    </w:tbl>
    <w:p w14:paraId="1299C43A" w14:textId="77777777" w:rsidR="00EC0BBD" w:rsidRDefault="00EC0BBD">
      <w:pPr>
        <w:spacing w:before="200"/>
      </w:pPr>
    </w:p>
    <w:p w14:paraId="11A4DA96" w14:textId="77777777" w:rsidR="00EC0BBD" w:rsidRDefault="006602E2">
      <w:pPr>
        <w:pStyle w:val="Heading2"/>
      </w:pPr>
      <w:r>
        <w:t>Recommended Minimum Evaluation</w:t>
      </w:r>
    </w:p>
    <w:p w14:paraId="47930045" w14:textId="77777777" w:rsidR="00EC0BBD" w:rsidRDefault="006602E2">
      <w:pPr>
        <w:spacing w:before="100"/>
      </w:pPr>
      <w:r>
        <w:rPr>
          <w:b/>
          <w:bCs/>
        </w:rPr>
        <w:t>Tabular Data:</w:t>
      </w:r>
    </w:p>
    <w:p w14:paraId="358D76EA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Privacy: DCR + MIA AUC + Singling Out Risk</w:t>
      </w:r>
    </w:p>
    <w:p w14:paraId="38D58704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Fidelity: JSD + Correlation Similarity + Detection AUC</w:t>
      </w:r>
    </w:p>
    <w:p w14:paraId="55C367D1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Utility: TSTR with 3+ ML models</w:t>
      </w:r>
    </w:p>
    <w:p w14:paraId="33642AFC" w14:textId="77777777" w:rsidR="00EC0BBD" w:rsidRDefault="006602E2">
      <w:pPr>
        <w:spacing w:before="150"/>
      </w:pPr>
      <w:r>
        <w:rPr>
          <w:b/>
          <w:bCs/>
        </w:rPr>
        <w:t>Medical Images:</w:t>
      </w:r>
    </w:p>
    <w:p w14:paraId="3FCB11E0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Privacy: Feature-space DCR + Patient-level MIA</w:t>
      </w:r>
    </w:p>
    <w:p w14:paraId="4CD15F10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Fidelity: FID (+ </w:t>
      </w:r>
      <w:proofErr w:type="spellStart"/>
      <w:r>
        <w:rPr>
          <w:color w:val="000000"/>
        </w:rPr>
        <w:t>RadImageNet</w:t>
      </w:r>
      <w:proofErr w:type="spellEnd"/>
      <w:r>
        <w:rPr>
          <w:color w:val="000000"/>
        </w:rPr>
        <w:t xml:space="preserve"> variant) + SSIM + LPIPS</w:t>
      </w:r>
    </w:p>
    <w:p w14:paraId="01D071C0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Utility: Downstream task performance (segmentation/classification)</w:t>
      </w:r>
    </w:p>
    <w:p w14:paraId="329AFDFA" w14:textId="77777777" w:rsidR="00EC0BBD" w:rsidRDefault="006602E2">
      <w:pPr>
        <w:spacing w:before="150"/>
      </w:pPr>
      <w:r>
        <w:rPr>
          <w:b/>
          <w:bCs/>
        </w:rPr>
        <w:t>Time Series:</w:t>
      </w:r>
    </w:p>
    <w:p w14:paraId="2F184711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Privacy: Sequence DCR + MIA</w:t>
      </w:r>
    </w:p>
    <w:p w14:paraId="05169CE4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Fidelity: ACF similarity + Discriminative Score</w:t>
      </w:r>
    </w:p>
    <w:p w14:paraId="7FBF54B5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Utility: TSTR forecasting performance</w:t>
      </w:r>
    </w:p>
    <w:p w14:paraId="4DDBEF00" w14:textId="77777777" w:rsidR="00EC0BBD" w:rsidRDefault="00EC0BBD">
      <w:pPr>
        <w:spacing w:before="300"/>
      </w:pPr>
    </w:p>
    <w:p w14:paraId="57B1B478" w14:textId="77777777" w:rsidR="00EC0BBD" w:rsidRDefault="006602E2">
      <w:pPr>
        <w:pStyle w:val="Heading2"/>
      </w:pPr>
      <w:r>
        <w:t>Critical Insights from Research</w:t>
      </w:r>
    </w:p>
    <w:p w14:paraId="631884D0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DCR is unreliable for privacy </w:t>
      </w:r>
      <w:r>
        <w:rPr>
          <w:color w:val="000000"/>
        </w:rPr>
        <w:t>- Recent May 2025 paper shows datasets passing DCR privacy tests remain highly vulnerable to MIAs</w:t>
      </w:r>
    </w:p>
    <w:p w14:paraId="5405E6ED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MIA is the gold standard </w:t>
      </w:r>
      <w:r>
        <w:rPr>
          <w:color w:val="000000"/>
        </w:rPr>
        <w:t>for privacy evaluation, despite computational cost</w:t>
      </w:r>
    </w:p>
    <w:p w14:paraId="1E706D4A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SHAP Distance </w:t>
      </w:r>
      <w:r>
        <w:rPr>
          <w:color w:val="000000"/>
        </w:rPr>
        <w:t>(November 2025) is a novel metric capturing semantic fidelity that traditional metrics miss</w:t>
      </w:r>
    </w:p>
    <w:p w14:paraId="17E3E45B" w14:textId="77777777" w:rsidR="00EC0BBD" w:rsidRDefault="006602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privacy-utility trade-off varies significantly by generator architecture</w:t>
      </w:r>
    </w:p>
    <w:p w14:paraId="3461D779" w14:textId="77777777" w:rsidR="00EC0BBD" w:rsidRDefault="00EC0BBD">
      <w:pPr>
        <w:spacing w:before="400"/>
      </w:pPr>
    </w:p>
    <w:p w14:paraId="3CF2D8B6" w14:textId="77777777" w:rsidR="00EC0BBD" w:rsidRDefault="00EC0BBD">
      <w:pPr>
        <w:jc w:val="center"/>
      </w:pPr>
    </w:p>
    <w:sectPr w:rsidR="00EC0BBD">
      <w:pgSz w:w="12240" w:h="15840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F4B6E0A-828D-4242-A25E-9913FCC1D4B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36B13BA0-A29E-47A3-9B94-B090C8E4F8A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5EA897-73D2-494D-85F1-0A64B3F4FE4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5BFEC5-39D7-42D2-9EF7-6E68EB282E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A2E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8231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BD"/>
    <w:rsid w:val="00120B81"/>
    <w:rsid w:val="006602E2"/>
    <w:rsid w:val="00676BFC"/>
    <w:rsid w:val="007C31BC"/>
    <w:rsid w:val="00862810"/>
    <w:rsid w:val="00EC0BBD"/>
    <w:rsid w:val="01AFBA33"/>
    <w:rsid w:val="026A1A85"/>
    <w:rsid w:val="25ED7FFF"/>
    <w:rsid w:val="32A6AD13"/>
    <w:rsid w:val="389388E2"/>
    <w:rsid w:val="3EBA230C"/>
    <w:rsid w:val="512D473E"/>
    <w:rsid w:val="56B9F2EA"/>
    <w:rsid w:val="5CDE9F64"/>
    <w:rsid w:val="61CFDF2A"/>
    <w:rsid w:val="633E8D12"/>
    <w:rsid w:val="74948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D49C"/>
  <w15:docId w15:val="{A023C432-F70F-42F2-A3AF-50934F99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E7AB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6429A29D77449680DBEBBD22B527" ma:contentTypeVersion="14" ma:contentTypeDescription="Creare un nuovo documento." ma:contentTypeScope="" ma:versionID="3b128d8457b3478b3b22ebf5ae8d56d2">
  <xsd:schema xmlns:xsd="http://www.w3.org/2001/XMLSchema" xmlns:xs="http://www.w3.org/2001/XMLSchema" xmlns:p="http://schemas.microsoft.com/office/2006/metadata/properties" xmlns:ns2="cb1cce50-0bf1-43eb-b733-e62181a458fd" xmlns:ns3="c50a0e98-a832-425d-b601-170fd18c5637" targetNamespace="http://schemas.microsoft.com/office/2006/metadata/properties" ma:root="true" ma:fieldsID="777dd310f993d1a8e9035c330535992a" ns2:_="" ns3:_="">
    <xsd:import namespace="cb1cce50-0bf1-43eb-b733-e62181a458fd"/>
    <xsd:import namespace="c50a0e98-a832-425d-b601-170fd18c5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cce50-0bf1-43eb-b733-e62181a45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96e5572-7a00-45ec-9d89-7ea95c2be1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a0e98-a832-425d-b601-170fd18c56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f6ea4b-43cb-452f-a9ce-d251c7918bd7}" ma:internalName="TaxCatchAll" ma:showField="CatchAllData" ma:web="c50a0e98-a832-425d-b601-170fd18c5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cb1cce50-0bf1-43eb-b733-e62181a458fd" xsi:nil="true"/>
    <TaxCatchAll xmlns="c50a0e98-a832-425d-b601-170fd18c5637" xsi:nil="true"/>
    <lcf76f155ced4ddcb4097134ff3c332f xmlns="cb1cce50-0bf1-43eb-b733-e62181a458fd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120DdjuI06oXqdCQRmj7ZJfgu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16NFFyRjQxdV9nY1JscE1ZY3pmcjVWb3dOdk9RdlRP</go:docsCustomData>
</go:gDocsCustomXmlDataStorage>
</file>

<file path=customXml/itemProps1.xml><?xml version="1.0" encoding="utf-8"?>
<ds:datastoreItem xmlns:ds="http://schemas.openxmlformats.org/officeDocument/2006/customXml" ds:itemID="{9C13204C-7426-459B-9C12-51F494CD2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cce50-0bf1-43eb-b733-e62181a458fd"/>
    <ds:schemaRef ds:uri="c50a0e98-a832-425d-b601-170fd18c5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18825A-C37F-451A-9DBB-82E32619F9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177CE-E487-4C9F-878F-3924733ACD9F}">
  <ds:schemaRefs>
    <ds:schemaRef ds:uri="http://schemas.microsoft.com/office/2006/metadata/properties"/>
    <ds:schemaRef ds:uri="http://schemas.microsoft.com/office/infopath/2007/PartnerControls"/>
    <ds:schemaRef ds:uri="cb1cce50-0bf1-43eb-b733-e62181a458fd"/>
    <ds:schemaRef ds:uri="c50a0e98-a832-425d-b601-170fd18c5637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1512</Words>
  <Characters>10301</Characters>
  <Application>Microsoft Office Word</Application>
  <DocSecurity>0</DocSecurity>
  <Lines>587</Lines>
  <Paragraphs>496</Paragraphs>
  <ScaleCrop>false</ScaleCrop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Cicconetti, Greg</cp:lastModifiedBy>
  <cp:revision>3</cp:revision>
  <dcterms:created xsi:type="dcterms:W3CDTF">2026-02-26T19:08:00Z</dcterms:created>
  <dcterms:modified xsi:type="dcterms:W3CDTF">2026-02-26T19:08:00Z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0x01010032066429A29D77449680DBEBBD22B527</vt:lpwstr>
  </property>
  <property fmtid="{D5CDD505-2E9C-101B-9397-08002B2CF9AE}" pid="3" name="MediaServiceImageTags">
    <vt:lpwstr/>
  </property>
</Properties>
</file>